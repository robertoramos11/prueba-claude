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40B" w:rsidRPr="00A1564C" w:rsidRDefault="00860E9E" w:rsidP="00FC4F02">
      <w:pPr>
        <w:spacing w:after="60"/>
        <w:rPr>
          <w:sz w:val="21"/>
          <w:szCs w:val="21"/>
        </w:rPr>
      </w:pPr>
      <w:r w:rsidRPr="00A1564C">
        <w:rPr>
          <w:i/>
          <w:iCs/>
          <w:sz w:val="21"/>
          <w:szCs w:val="21"/>
        </w:rPr>
        <w:t>Nivel: Licenciatura en Contaduría Pública</w:t>
      </w:r>
    </w:p>
    <w:p w:rsidR="007A440B" w:rsidRPr="00A1564C" w:rsidRDefault="00860E9E" w:rsidP="00FC4F02">
      <w:pPr>
        <w:spacing w:after="60"/>
        <w:jc w:val="center"/>
        <w:rPr>
          <w:sz w:val="21"/>
          <w:szCs w:val="21"/>
        </w:rPr>
      </w:pPr>
      <w:r w:rsidRPr="00A1564C">
        <w:rPr>
          <w:b/>
          <w:bCs/>
          <w:sz w:val="21"/>
          <w:szCs w:val="21"/>
        </w:rPr>
        <w:t>QUINTO AÑO</w:t>
      </w: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5"/>
        <w:gridCol w:w="415"/>
        <w:gridCol w:w="887"/>
        <w:gridCol w:w="425"/>
        <w:gridCol w:w="705"/>
        <w:gridCol w:w="854"/>
        <w:gridCol w:w="391"/>
        <w:gridCol w:w="830"/>
        <w:gridCol w:w="415"/>
        <w:gridCol w:w="349"/>
        <w:gridCol w:w="142"/>
        <w:gridCol w:w="259"/>
        <w:gridCol w:w="80"/>
        <w:gridCol w:w="415"/>
        <w:gridCol w:w="415"/>
        <w:gridCol w:w="415"/>
        <w:gridCol w:w="117"/>
        <w:gridCol w:w="1701"/>
        <w:gridCol w:w="60"/>
      </w:tblGrid>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Asignatura</w:t>
            </w:r>
          </w:p>
        </w:tc>
        <w:tc>
          <w:tcPr>
            <w:tcW w:w="1950" w:type="dxa"/>
            <w:gridSpan w:val="3"/>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Sigla</w:t>
            </w:r>
          </w:p>
        </w:tc>
        <w:tc>
          <w:tcPr>
            <w:tcW w:w="2490" w:type="dxa"/>
            <w:gridSpan w:val="7"/>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Nivel/Área</w:t>
            </w:r>
          </w:p>
        </w:tc>
        <w:tc>
          <w:tcPr>
            <w:tcW w:w="2648"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Prerrequisito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Auditoría Gubernamental</w:t>
            </w:r>
          </w:p>
        </w:tc>
        <w:tc>
          <w:tcPr>
            <w:tcW w:w="195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CPA-504</w:t>
            </w:r>
          </w:p>
        </w:tc>
        <w:tc>
          <w:tcPr>
            <w:tcW w:w="2490"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Aseguramiento</w:t>
            </w:r>
          </w:p>
        </w:tc>
        <w:tc>
          <w:tcPr>
            <w:tcW w:w="2648"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CPA-401 a CPA-408</w:t>
            </w:r>
          </w:p>
        </w:tc>
      </w:tr>
      <w:tr w:rsidR="007A440B" w:rsidRPr="00A1564C" w:rsidTr="00C04C00">
        <w:trPr>
          <w:gridAfter w:val="1"/>
          <w:wAfter w:w="60" w:type="dxa"/>
        </w:trPr>
        <w:tc>
          <w:tcPr>
            <w:tcW w:w="741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Carga Horaria</w:t>
            </w:r>
          </w:p>
        </w:tc>
        <w:tc>
          <w:tcPr>
            <w:tcW w:w="2648"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Créditos</w:t>
            </w:r>
          </w:p>
        </w:tc>
      </w:tr>
      <w:tr w:rsidR="007A440B" w:rsidRPr="00A1564C" w:rsidTr="00C04C00">
        <w:trPr>
          <w:gridAfter w:val="1"/>
          <w:wAfter w:w="60" w:type="dxa"/>
        </w:trPr>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HP</w:t>
            </w:r>
          </w:p>
        </w:tc>
        <w:tc>
          <w:tcPr>
            <w:tcW w:w="172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HAA</w:t>
            </w:r>
          </w:p>
        </w:tc>
        <w:tc>
          <w:tcPr>
            <w:tcW w:w="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HT</w:t>
            </w:r>
            <w:r w:rsidR="00370E6E" w:rsidRPr="00A1564C">
              <w:rPr>
                <w:b/>
                <w:bCs/>
                <w:i/>
                <w:iCs/>
                <w:sz w:val="21"/>
                <w:szCs w:val="21"/>
              </w:rPr>
              <w:t>G</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HIP</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HE</w:t>
            </w:r>
          </w:p>
        </w:tc>
        <w:tc>
          <w:tcPr>
            <w:tcW w:w="124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TOTAL</w:t>
            </w:r>
          </w:p>
        </w:tc>
        <w:tc>
          <w:tcPr>
            <w:tcW w:w="2648" w:type="dxa"/>
            <w:gridSpan w:val="4"/>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7A440B" w:rsidP="00FC4F02">
            <w:pPr>
              <w:spacing w:before="20" w:after="20"/>
              <w:jc w:val="center"/>
              <w:rPr>
                <w:sz w:val="21"/>
                <w:szCs w:val="21"/>
              </w:rPr>
            </w:pPr>
          </w:p>
        </w:tc>
      </w:tr>
      <w:tr w:rsidR="007A440B" w:rsidRPr="00A1564C" w:rsidTr="00C04C00">
        <w:trPr>
          <w:gridAfter w:val="1"/>
          <w:wAfter w:w="60" w:type="dxa"/>
        </w:trPr>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1F52F1" w:rsidP="00FC4F02">
            <w:pPr>
              <w:spacing w:before="20" w:after="20"/>
              <w:jc w:val="center"/>
              <w:rPr>
                <w:sz w:val="21"/>
                <w:szCs w:val="21"/>
              </w:rPr>
            </w:pPr>
            <w:r w:rsidRPr="00A1564C">
              <w:rPr>
                <w:sz w:val="21"/>
                <w:szCs w:val="21"/>
              </w:rPr>
              <w:t>160</w:t>
            </w:r>
          </w:p>
        </w:tc>
        <w:tc>
          <w:tcPr>
            <w:tcW w:w="172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E50CB8" w:rsidP="00FC4F02">
            <w:pPr>
              <w:spacing w:before="20" w:after="20"/>
              <w:jc w:val="center"/>
              <w:rPr>
                <w:sz w:val="21"/>
                <w:szCs w:val="21"/>
              </w:rPr>
            </w:pPr>
            <w:r w:rsidRPr="00A1564C">
              <w:rPr>
                <w:sz w:val="21"/>
                <w:szCs w:val="21"/>
              </w:rPr>
              <w:t>16</w:t>
            </w:r>
          </w:p>
        </w:tc>
        <w:tc>
          <w:tcPr>
            <w:tcW w:w="7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E50CB8" w:rsidP="00FC4F02">
            <w:pPr>
              <w:spacing w:before="20" w:after="20"/>
              <w:jc w:val="center"/>
              <w:rPr>
                <w:sz w:val="21"/>
                <w:szCs w:val="21"/>
              </w:rPr>
            </w:pPr>
            <w:r w:rsidRPr="00A1564C">
              <w:rPr>
                <w:sz w:val="21"/>
                <w:szCs w:val="21"/>
              </w:rP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E50CB8" w:rsidP="00FC4F02">
            <w:pPr>
              <w:spacing w:before="20" w:after="20"/>
              <w:jc w:val="center"/>
              <w:rPr>
                <w:sz w:val="21"/>
                <w:szCs w:val="21"/>
              </w:rPr>
            </w:pPr>
            <w:r w:rsidRPr="00A1564C">
              <w:rPr>
                <w:sz w:val="21"/>
                <w:szCs w:val="21"/>
              </w:rPr>
              <w:t>32</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E50CB8" w:rsidP="00FC4F02">
            <w:pPr>
              <w:spacing w:before="20" w:after="20"/>
              <w:jc w:val="center"/>
              <w:rPr>
                <w:sz w:val="21"/>
                <w:szCs w:val="21"/>
              </w:rPr>
            </w:pPr>
            <w:r w:rsidRPr="00A1564C">
              <w:rPr>
                <w:sz w:val="21"/>
                <w:szCs w:val="21"/>
              </w:rPr>
              <w:t>16</w:t>
            </w:r>
          </w:p>
        </w:tc>
        <w:tc>
          <w:tcPr>
            <w:tcW w:w="124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1F52F1" w:rsidP="00FC4F02">
            <w:pPr>
              <w:spacing w:before="20" w:after="20"/>
              <w:jc w:val="center"/>
              <w:rPr>
                <w:sz w:val="21"/>
                <w:szCs w:val="21"/>
              </w:rPr>
            </w:pPr>
            <w:r w:rsidRPr="00A1564C">
              <w:rPr>
                <w:sz w:val="21"/>
                <w:szCs w:val="21"/>
              </w:rPr>
              <w:t>240</w:t>
            </w:r>
          </w:p>
        </w:tc>
        <w:tc>
          <w:tcPr>
            <w:tcW w:w="2648" w:type="dxa"/>
            <w:gridSpan w:val="4"/>
            <w:vMerge/>
            <w:tcBorders>
              <w:top w:val="single" w:sz="4" w:space="0" w:color="000000"/>
              <w:left w:val="single" w:sz="4" w:space="0" w:color="000000"/>
              <w:bottom w:val="single" w:sz="4" w:space="0" w:color="000000"/>
              <w:right w:val="single" w:sz="4" w:space="0" w:color="000000"/>
            </w:tcBorders>
          </w:tcPr>
          <w:p w:rsidR="007A440B" w:rsidRPr="00A1564C" w:rsidRDefault="007A440B" w:rsidP="00FC4F02">
            <w:pPr>
              <w:rPr>
                <w:sz w:val="21"/>
                <w:szCs w:val="21"/>
              </w:rPr>
            </w:pP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Unidad de Competencia</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7A440B" w:rsidRPr="00A1564C" w:rsidRDefault="005939F2" w:rsidP="00FC4F02">
            <w:pPr>
              <w:spacing w:before="20" w:after="20"/>
              <w:jc w:val="both"/>
              <w:rPr>
                <w:sz w:val="21"/>
                <w:szCs w:val="21"/>
              </w:rPr>
            </w:pPr>
            <w:r w:rsidRPr="00A1564C">
              <w:rPr>
                <w:sz w:val="21"/>
                <w:szCs w:val="21"/>
              </w:rPr>
              <w:t>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rsidR="007A440B" w:rsidRPr="00A1564C" w:rsidTr="00C04C00">
        <w:trPr>
          <w:gridAfter w:val="1"/>
          <w:wAfter w:w="60" w:type="dxa"/>
          <w:cantSplit/>
        </w:trPr>
        <w:tc>
          <w:tcPr>
            <w:tcW w:w="10060" w:type="dxa"/>
            <w:gridSpan w:val="18"/>
            <w:tcBorders>
              <w:top w:val="single" w:sz="4" w:space="0" w:color="000000"/>
              <w:left w:val="single" w:sz="4" w:space="0" w:color="000000"/>
              <w:bottom w:val="single" w:sz="4" w:space="0" w:color="000000"/>
              <w:right w:val="single" w:sz="4" w:space="0" w:color="000000"/>
            </w:tcBorders>
            <w:shd w:val="clear" w:color="auto" w:fill="auto"/>
            <w:tcMar>
              <w:top w:w="50" w:type="dxa"/>
              <w:left w:w="90" w:type="dxa"/>
              <w:bottom w:w="50" w:type="dxa"/>
              <w:right w:w="90" w:type="dxa"/>
            </w:tcMar>
            <w:vAlign w:val="center"/>
          </w:tcPr>
          <w:p w:rsidR="007A440B" w:rsidRPr="00A1564C" w:rsidRDefault="00860E9E" w:rsidP="00FC4F02">
            <w:pPr>
              <w:spacing w:before="20" w:after="20"/>
              <w:jc w:val="both"/>
              <w:rPr>
                <w:sz w:val="21"/>
                <w:szCs w:val="21"/>
              </w:rPr>
            </w:pPr>
            <w:r w:rsidRPr="00A1564C">
              <w:rPr>
                <w:b/>
                <w:bCs/>
                <w:i/>
                <w:iCs/>
                <w:sz w:val="21"/>
                <w:szCs w:val="21"/>
              </w:rPr>
              <w:t xml:space="preserve">Elemento de competencia 1: </w:t>
            </w:r>
            <w:r w:rsidR="005939F2" w:rsidRPr="00A1564C">
              <w:rPr>
                <w:sz w:val="21"/>
                <w:szCs w:val="21"/>
              </w:rPr>
              <w:t>Explica el Sistema de Control Gubernamental en el marco del Modelo de Gestión Pública, interpretando sus fundamentos jurídicos y técnicos, las Normas de Auditoría Gubernamental, las atribuciones de la Contraloría General del Estado y las funciones de las Unidades de Auditoría Interna, para comprender la aplicación del control interno y externo posterior en la administración de los recursos públicos y el fortalecimiento de la gestión institucional.</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Criterios de desempeño</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desempeño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producto</w:t>
            </w:r>
          </w:p>
        </w:tc>
      </w:tr>
      <w:tr w:rsidR="00E853FD" w:rsidRPr="00A1564C" w:rsidTr="00C04C00">
        <w:trPr>
          <w:gridAfter w:val="1"/>
          <w:wAfter w:w="60" w:type="dxa"/>
        </w:trPr>
        <w:tc>
          <w:tcPr>
            <w:tcW w:w="2972" w:type="dxa"/>
            <w:gridSpan w:val="4"/>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121518" w:rsidP="00121518">
            <w:pPr>
              <w:spacing w:before="10" w:after="10"/>
              <w:jc w:val="both"/>
              <w:rPr>
                <w:b/>
                <w:bCs/>
                <w:i/>
                <w:iCs/>
                <w:sz w:val="21"/>
                <w:szCs w:val="21"/>
              </w:rPr>
            </w:pPr>
            <w:r w:rsidRPr="00A1564C">
              <w:rPr>
                <w:sz w:val="21"/>
                <w:szCs w:val="21"/>
              </w:rPr>
              <w:t xml:space="preserve">1. </w:t>
            </w:r>
            <w:r w:rsidR="000B5D10" w:rsidRPr="00A1564C">
              <w:rPr>
                <w:sz w:val="21"/>
                <w:szCs w:val="21"/>
              </w:rPr>
              <w:t xml:space="preserve">Analiza la estructura y el enfoque sistémico del </w:t>
            </w:r>
            <w:r w:rsidR="00E853FD" w:rsidRPr="00A1564C">
              <w:rPr>
                <w:sz w:val="21"/>
                <w:szCs w:val="21"/>
              </w:rPr>
              <w:t>Modelo de Gestión Pública</w:t>
            </w:r>
            <w:r w:rsidR="000B5D10" w:rsidRPr="00A1564C">
              <w:rPr>
                <w:sz w:val="21"/>
                <w:szCs w:val="21"/>
              </w:rPr>
              <w:t xml:space="preserve">, relacionando los </w:t>
            </w:r>
            <w:r w:rsidR="00E853FD" w:rsidRPr="00A1564C">
              <w:rPr>
                <w:sz w:val="21"/>
                <w:szCs w:val="21"/>
              </w:rPr>
              <w:t xml:space="preserve">sistemas </w:t>
            </w:r>
            <w:r w:rsidR="000B5D10" w:rsidRPr="00A1564C">
              <w:rPr>
                <w:sz w:val="21"/>
                <w:szCs w:val="21"/>
              </w:rPr>
              <w:t xml:space="preserve">de planificación, organización y ejecución de </w:t>
            </w:r>
            <w:r w:rsidR="00E853FD" w:rsidRPr="00A1564C">
              <w:rPr>
                <w:sz w:val="21"/>
                <w:szCs w:val="21"/>
              </w:rPr>
              <w:t>la Ley N° 1178,</w:t>
            </w:r>
            <w:r w:rsidR="000B5D10" w:rsidRPr="00A1564C">
              <w:rPr>
                <w:sz w:val="21"/>
                <w:szCs w:val="21"/>
              </w:rPr>
              <w:t xml:space="preserve"> con </w:t>
            </w:r>
            <w:r w:rsidR="00E853FD" w:rsidRPr="00A1564C">
              <w:rPr>
                <w:sz w:val="21"/>
                <w:szCs w:val="21"/>
              </w:rPr>
              <w:t xml:space="preserve">la planificación integral del Estado y </w:t>
            </w:r>
            <w:r w:rsidR="000B5D10" w:rsidRPr="00A1564C">
              <w:rPr>
                <w:sz w:val="21"/>
                <w:szCs w:val="21"/>
              </w:rPr>
              <w:t>el Sistema de C</w:t>
            </w:r>
            <w:r w:rsidR="00E853FD" w:rsidRPr="00A1564C">
              <w:rPr>
                <w:sz w:val="21"/>
                <w:szCs w:val="21"/>
              </w:rPr>
              <w:t xml:space="preserve">ontrol </w:t>
            </w:r>
            <w:r w:rsidR="000B5D10" w:rsidRPr="00A1564C">
              <w:rPr>
                <w:sz w:val="21"/>
                <w:szCs w:val="21"/>
              </w:rPr>
              <w:t>G</w:t>
            </w:r>
            <w:r w:rsidR="00E853FD" w:rsidRPr="00A1564C">
              <w:rPr>
                <w:sz w:val="21"/>
                <w:szCs w:val="21"/>
              </w:rPr>
              <w:t>ubernamental.</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766508" w:rsidP="00766508">
            <w:pPr>
              <w:pStyle w:val="Prrafodelista"/>
              <w:numPr>
                <w:ilvl w:val="1"/>
                <w:numId w:val="1"/>
              </w:numPr>
              <w:spacing w:before="10" w:after="10"/>
              <w:ind w:left="275"/>
              <w:jc w:val="both"/>
              <w:rPr>
                <w:b/>
                <w:bCs/>
                <w:i/>
                <w:iCs/>
                <w:sz w:val="21"/>
                <w:szCs w:val="21"/>
              </w:rPr>
            </w:pPr>
            <w:r w:rsidRPr="00A1564C">
              <w:rPr>
                <w:sz w:val="21"/>
                <w:szCs w:val="21"/>
              </w:rPr>
              <w:t xml:space="preserve">Explica la interrelación entre los sistemas de </w:t>
            </w:r>
            <w:del w:id="9025" w:author="Comisión de revisión 4.5" w:date="2026-10-13T00:00:00Z">
              <w:r>
                <w:rPr>
                  <w:sz w:val="21"/>
                  <w:szCs w:val="21"/>
                </w:rPr>
                <w:delText xml:space="preserve">planificación</w:delText>
              </w:r>
              <w:r>
                <w:rPr>
                  <w:sz w:val="21"/>
                  <w:szCs w:val="21"/>
                </w:rPr>
                <w:delText xml:space="preserve"> integral del estado</w:delText>
              </w:r>
            </w:del>
            <w:ins w:id="9026" w:author="Comisión de revisión 4.5" w:date="2026-10-13T00:00:00Z">
              <w:r>
                <w:rPr>
                  <w:sz w:val="21"/>
                  <w:szCs w:val="21"/>
                </w:rPr>
                <w:t xml:space="preserve">planificación integral del Estado</w:t>
              </w:r>
            </w:ins>
            <w:r>
              <w:rPr>
                <w:sz w:val="21"/>
                <w:szCs w:val="21"/>
              </w:rPr>
              <w:t xml:space="preserve"> y los sistemas de planificación operativa y financiera, organización y</w:t>
            </w:r>
            <w:r w:rsidR="00E853FD" w:rsidRPr="00A1564C">
              <w:rPr>
                <w:sz w:val="21"/>
                <w:szCs w:val="21"/>
              </w:rPr>
              <w:t xml:space="preserve"> de ejecución de la Ley N° 1178</w:t>
            </w:r>
            <w:r w:rsidRPr="00A1564C">
              <w:rPr>
                <w:sz w:val="21"/>
                <w:szCs w:val="21"/>
              </w:rPr>
              <w:t>.</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766508">
            <w:pPr>
              <w:spacing w:before="20" w:after="20"/>
              <w:jc w:val="both"/>
              <w:rPr>
                <w:b/>
                <w:bCs/>
                <w:i/>
                <w:iCs/>
                <w:sz w:val="21"/>
                <w:szCs w:val="21"/>
              </w:rPr>
            </w:pPr>
            <w:r w:rsidRPr="00A1564C">
              <w:rPr>
                <w:b/>
                <w:bCs/>
                <w:sz w:val="21"/>
                <w:szCs w:val="21"/>
              </w:rPr>
              <w:t xml:space="preserve">Producto 1: </w:t>
            </w:r>
            <w:r w:rsidRPr="00A1564C">
              <w:rPr>
                <w:sz w:val="21"/>
                <w:szCs w:val="21"/>
              </w:rPr>
              <w:t xml:space="preserve">Esquema de </w:t>
            </w:r>
            <w:r w:rsidR="000B5D10" w:rsidRPr="00A1564C">
              <w:rPr>
                <w:sz w:val="21"/>
                <w:szCs w:val="21"/>
              </w:rPr>
              <w:t xml:space="preserve">comprensión de </w:t>
            </w:r>
            <w:r w:rsidRPr="00A1564C">
              <w:rPr>
                <w:sz w:val="21"/>
                <w:szCs w:val="21"/>
              </w:rPr>
              <w:t>los sistemas de administración de la Ley N° 1178 y su relación con el</w:t>
            </w:r>
            <w:r w:rsidR="00766508" w:rsidRPr="00A1564C">
              <w:rPr>
                <w:sz w:val="21"/>
                <w:szCs w:val="21"/>
              </w:rPr>
              <w:t xml:space="preserve"> Sistema de Planificación Integral del Estado.</w:t>
            </w:r>
          </w:p>
        </w:tc>
      </w:tr>
      <w:tr w:rsidR="00E853FD"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pStyle w:val="Prrafodelista"/>
              <w:numPr>
                <w:ilvl w:val="0"/>
                <w:numId w:val="2"/>
              </w:numPr>
              <w:spacing w:before="10" w:after="10"/>
              <w:jc w:val="both"/>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766508" w:rsidP="00766508">
            <w:pPr>
              <w:pStyle w:val="Prrafodelista"/>
              <w:numPr>
                <w:ilvl w:val="1"/>
                <w:numId w:val="1"/>
              </w:numPr>
              <w:spacing w:before="10" w:after="10"/>
              <w:ind w:left="275"/>
              <w:jc w:val="both"/>
              <w:rPr>
                <w:b/>
                <w:bCs/>
                <w:i/>
                <w:iCs/>
                <w:sz w:val="21"/>
                <w:szCs w:val="21"/>
              </w:rPr>
            </w:pPr>
            <w:r w:rsidRPr="00A1564C">
              <w:rPr>
                <w:sz w:val="21"/>
                <w:szCs w:val="21"/>
              </w:rPr>
              <w:t>Analiza el funcionamiento de los sistemas de planificación, organización y ejecución de la Ley N° 1178, y el Sistema de Control Gubernamental</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766508">
            <w:pPr>
              <w:spacing w:before="20" w:after="20"/>
              <w:jc w:val="both"/>
              <w:rPr>
                <w:b/>
                <w:bCs/>
                <w:i/>
                <w:iCs/>
                <w:sz w:val="21"/>
                <w:szCs w:val="21"/>
              </w:rPr>
            </w:pPr>
            <w:r w:rsidRPr="00A1564C">
              <w:rPr>
                <w:b/>
                <w:bCs/>
                <w:sz w:val="21"/>
                <w:szCs w:val="21"/>
              </w:rPr>
              <w:t xml:space="preserve">Producto 2: </w:t>
            </w:r>
            <w:r w:rsidR="00766508" w:rsidRPr="00A1564C">
              <w:rPr>
                <w:sz w:val="21"/>
                <w:szCs w:val="21"/>
              </w:rPr>
              <w:t xml:space="preserve">Esquema </w:t>
            </w:r>
            <w:r>
              <w:rPr>
                <w:sz w:val="21"/>
                <w:szCs w:val="21"/>
              </w:rPr>
              <w:t xml:space="preserve">de articulación </w:t>
            </w:r>
            <w:del w:id="9001" w:author="Comisión de revisión 4.5" w:date="2026-10-13T00:00:00Z">
              <w:r>
                <w:rPr>
                  <w:sz w:val="21"/>
                  <w:szCs w:val="21"/>
                </w:rPr>
                <w:delText xml:space="preserve">de los </w:delText>
              </w:r>
              <w:r>
                <w:rPr>
                  <w:sz w:val="21"/>
                  <w:szCs w:val="21"/>
                </w:rPr>
                <w:delText xml:space="preserve">de los sistemas</w:delText>
              </w:r>
            </w:del>
            <w:ins w:id="9002" w:author="Comisión de revisión 4.5" w:date="2026-10-13T00:00:00Z">
              <w:r>
                <w:rPr>
                  <w:sz w:val="21"/>
                  <w:szCs w:val="21"/>
                </w:rPr>
                <w:t xml:space="preserve">de los sistemas</w:t>
              </w:r>
            </w:ins>
            <w:r>
              <w:rPr>
                <w:sz w:val="21"/>
                <w:szCs w:val="21"/>
              </w:rPr>
              <w:t xml:space="preserve"> de administración de la Ley N° 1178 y su relación con el Sistema de Control Gubernamental.</w:t>
            </w:r>
          </w:p>
        </w:tc>
      </w:tr>
      <w:tr w:rsidR="00E853FD"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E853FD" w:rsidRPr="00A1564C" w:rsidRDefault="00121518" w:rsidP="00121518">
            <w:pPr>
              <w:spacing w:before="10" w:after="10"/>
              <w:jc w:val="both"/>
              <w:rPr>
                <w:b/>
                <w:bCs/>
                <w:i/>
                <w:iCs/>
                <w:sz w:val="21"/>
                <w:szCs w:val="21"/>
              </w:rPr>
            </w:pPr>
            <w:r w:rsidRPr="00A1564C">
              <w:rPr>
                <w:sz w:val="21"/>
                <w:szCs w:val="21"/>
              </w:rPr>
              <w:t xml:space="preserve">2. </w:t>
            </w:r>
            <w:r w:rsidR="00FB3AB2" w:rsidRPr="00A1564C">
              <w:rPr>
                <w:sz w:val="21"/>
                <w:szCs w:val="21"/>
              </w:rPr>
              <w:t xml:space="preserve">Describe </w:t>
            </w:r>
            <w:r w:rsidR="00E853FD" w:rsidRPr="00A1564C">
              <w:rPr>
                <w:sz w:val="21"/>
                <w:szCs w:val="21"/>
              </w:rPr>
              <w:t xml:space="preserve">el Sistema de Control Gubernamental, las atribuciones de la Contraloría General del Estado y las Normas de Auditoría Gubernamental, </w:t>
            </w:r>
            <w:r w:rsidR="00FB3AB2" w:rsidRPr="00A1564C">
              <w:rPr>
                <w:sz w:val="21"/>
                <w:szCs w:val="21"/>
              </w:rPr>
              <w:t xml:space="preserve">incluyendo los componentes de control interno y externo, y los tipos de auditoría </w:t>
            </w:r>
            <w:r w:rsidR="00E853FD" w:rsidRPr="00A1564C">
              <w:rPr>
                <w:sz w:val="21"/>
                <w:szCs w:val="21"/>
              </w:rPr>
              <w:t>gubernamental.</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FB3AB2" w:rsidP="000F4B4A">
            <w:pPr>
              <w:pStyle w:val="Prrafodelista"/>
              <w:numPr>
                <w:ilvl w:val="1"/>
                <w:numId w:val="25"/>
              </w:numPr>
              <w:spacing w:before="10" w:after="10"/>
              <w:jc w:val="both"/>
              <w:rPr>
                <w:b/>
                <w:bCs/>
                <w:i/>
                <w:iCs/>
                <w:sz w:val="21"/>
                <w:szCs w:val="21"/>
              </w:rPr>
            </w:pPr>
            <w:r>
              <w:rPr>
                <w:sz w:val="21"/>
                <w:szCs w:val="21"/>
              </w:rPr>
              <w:t xml:space="preserve">Explica los </w:t>
            </w:r>
            <w:del w:id="9027" w:author="Comisión de revisión 4.5" w:date="2026-10-13T00:00:00Z">
              <w:r>
                <w:rPr>
                  <w:sz w:val="21"/>
                  <w:szCs w:val="21"/>
                </w:rPr>
                <w:delText xml:space="preserve">componentes de Sistema de Control</w:delText>
              </w:r>
            </w:del>
            <w:ins w:id="9028" w:author="Comisión de revisión 4.5" w:date="2026-10-13T00:00:00Z">
              <w:r>
                <w:rPr>
                  <w:sz w:val="21"/>
                  <w:szCs w:val="21"/>
                </w:rPr>
                <w:t xml:space="preserve">componentes del Sistema de Control</w:t>
              </w:r>
            </w:ins>
            <w:r>
              <w:rPr>
                <w:sz w:val="21"/>
                <w:szCs w:val="21"/>
              </w:rPr>
              <w:t xml:space="preserve"> Gubernamental,</w:t>
            </w:r>
            <w:r w:rsidR="00C81BF5" w:rsidRPr="00A1564C">
              <w:rPr>
                <w:sz w:val="21"/>
                <w:szCs w:val="21"/>
              </w:rPr>
              <w:t xml:space="preserve"> las Normas de Auditoría Gubernamental y</w:t>
            </w:r>
            <w:r w:rsidRPr="00A1564C">
              <w:rPr>
                <w:sz w:val="21"/>
                <w:szCs w:val="21"/>
              </w:rPr>
              <w:t xml:space="preserve"> </w:t>
            </w:r>
            <w:r w:rsidR="00E853FD" w:rsidRPr="00A1564C">
              <w:rPr>
                <w:sz w:val="21"/>
                <w:szCs w:val="21"/>
              </w:rPr>
              <w:t>las atribuciones de la Contraloría General del Estado</w:t>
            </w:r>
            <w:r w:rsidR="00F10449">
              <w:rPr>
                <w:sz w:val="21"/>
                <w:szCs w:val="21"/>
              </w:rPr>
              <w:t xml:space="preserve"> y</w:t>
            </w:r>
            <w:r w:rsidR="00C81BF5" w:rsidRPr="00A1564C">
              <w:rPr>
                <w:sz w:val="21"/>
                <w:szCs w:val="21"/>
              </w:rPr>
              <w:t xml:space="preserve"> </w:t>
            </w:r>
            <w:r w:rsidR="00E853FD" w:rsidRPr="00A1564C">
              <w:rPr>
                <w:sz w:val="21"/>
                <w:szCs w:val="21"/>
              </w:rPr>
              <w:t>las Unidades de Auditoría Interna</w:t>
            </w:r>
            <w:r w:rsidR="00C81BF5" w:rsidRPr="00A1564C">
              <w:rPr>
                <w:sz w:val="21"/>
                <w:szCs w:val="21"/>
              </w:rPr>
              <w:t>.</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C81BF5">
            <w:pPr>
              <w:spacing w:before="20" w:after="20"/>
              <w:jc w:val="both"/>
              <w:rPr>
                <w:sz w:val="21"/>
                <w:szCs w:val="21"/>
              </w:rPr>
            </w:pPr>
            <w:r w:rsidRPr="00A1564C">
              <w:rPr>
                <w:b/>
                <w:bCs/>
                <w:sz w:val="21"/>
                <w:szCs w:val="21"/>
              </w:rPr>
              <w:t xml:space="preserve">Producto 3: </w:t>
            </w:r>
            <w:r w:rsidR="00C81BF5" w:rsidRPr="00A1564C">
              <w:rPr>
                <w:sz w:val="21"/>
                <w:szCs w:val="21"/>
              </w:rPr>
              <w:t>Esquema del Sistema de Control Gubernamental, las Normas de Auditoría Gubernamental y las atribuciones de la Contraloría General del Estado y las Unidades de Auditoría Interna.</w:t>
            </w:r>
          </w:p>
        </w:tc>
      </w:tr>
      <w:tr w:rsidR="00E853FD"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pStyle w:val="Prrafodelista"/>
              <w:spacing w:before="10" w:after="10"/>
              <w:ind w:left="360"/>
              <w:jc w:val="both"/>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FB3AB2" w:rsidP="000F4B4A">
            <w:pPr>
              <w:pStyle w:val="Prrafodelista"/>
              <w:numPr>
                <w:ilvl w:val="1"/>
                <w:numId w:val="25"/>
              </w:numPr>
              <w:spacing w:before="10" w:after="10"/>
              <w:jc w:val="both"/>
              <w:rPr>
                <w:sz w:val="21"/>
                <w:szCs w:val="21"/>
              </w:rPr>
            </w:pPr>
            <w:r w:rsidRPr="00A1564C">
              <w:rPr>
                <w:sz w:val="21"/>
                <w:szCs w:val="21"/>
              </w:rPr>
              <w:t>Analiza y compara los tipos de auditoría gubernamental: financ</w:t>
            </w:r>
            <w:r w:rsidR="00C81BF5" w:rsidRPr="00A1564C">
              <w:rPr>
                <w:sz w:val="21"/>
                <w:szCs w:val="21"/>
              </w:rPr>
              <w:t xml:space="preserve">ieras, de cumplimiento, operacionales </w:t>
            </w:r>
            <w:r w:rsidRPr="00A1564C">
              <w:rPr>
                <w:sz w:val="21"/>
                <w:szCs w:val="21"/>
              </w:rPr>
              <w:t>y otras</w:t>
            </w:r>
            <w:r w:rsidR="00C81BF5" w:rsidRPr="00A1564C">
              <w:rPr>
                <w:sz w:val="21"/>
                <w:szCs w:val="21"/>
              </w:rPr>
              <w:t xml:space="preserve">: antecedentes, </w:t>
            </w:r>
            <w:r w:rsidRPr="00A1564C">
              <w:rPr>
                <w:sz w:val="21"/>
                <w:szCs w:val="21"/>
              </w:rPr>
              <w:t>objetivo</w:t>
            </w:r>
            <w:r w:rsidR="00C81BF5" w:rsidRPr="00A1564C">
              <w:rPr>
                <w:sz w:val="21"/>
                <w:szCs w:val="21"/>
              </w:rPr>
              <w:t>, objeto, alcance, metodología y marco normativo.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C81BF5">
            <w:pPr>
              <w:spacing w:before="10" w:after="10"/>
              <w:ind w:left="40"/>
              <w:jc w:val="both"/>
              <w:rPr>
                <w:sz w:val="21"/>
                <w:szCs w:val="21"/>
              </w:rPr>
            </w:pPr>
            <w:r w:rsidRPr="00A1564C">
              <w:rPr>
                <w:b/>
                <w:bCs/>
                <w:sz w:val="21"/>
                <w:szCs w:val="21"/>
              </w:rPr>
              <w:t xml:space="preserve">Producto 4: </w:t>
            </w:r>
            <w:del w:id="9029" w:author="Comisión de revisión 4.5" w:date="2026-10-13T00:00:00Z">
              <w:r>
                <w:rPr>
                  <w:bCs/>
                  <w:sz w:val="21"/>
                  <w:szCs w:val="21"/>
                </w:rPr>
                <w:delText xml:space="preserve">Cuadro comparativo de Tipo de Auditoría</w:delText>
              </w:r>
            </w:del>
            <w:ins w:id="9030" w:author="Comisión de revisión 4.5" w:date="2026-10-13T00:00:00Z">
              <w:r>
                <w:rPr>
                  <w:bCs/>
                  <w:sz w:val="21"/>
                  <w:szCs w:val="21"/>
                </w:rPr>
                <w:t xml:space="preserve">Cuadro comparativo de los tipos de auditoría</w:t>
              </w:r>
            </w:ins>
            <w:r>
              <w:rPr>
                <w:bCs/>
                <w:sz w:val="21"/>
                <w:szCs w:val="21"/>
              </w:rPr>
              <w:t xml:space="preserve"> Gubernamental, bajo los atributos de: </w:t>
            </w:r>
            <w:r w:rsidR="00C81BF5" w:rsidRPr="00A1564C">
              <w:rPr>
                <w:sz w:val="21"/>
                <w:szCs w:val="21"/>
              </w:rPr>
              <w:t>antecedentes, objetivo, objeto, alcance, metodología y marco normativo.</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conocimiento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lastRenderedPageBreak/>
              <w:t>Unidad de aprendizaje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b/>
                <w:bCs/>
                <w:i/>
                <w:iCs/>
                <w:sz w:val="21"/>
                <w:szCs w:val="21"/>
              </w:rPr>
            </w:pPr>
            <w:r w:rsidRPr="00A1564C">
              <w:rPr>
                <w:b/>
                <w:bCs/>
                <w:i/>
                <w:iCs/>
                <w:sz w:val="21"/>
                <w:szCs w:val="21"/>
              </w:rPr>
              <w:t>Contenidos</w:t>
            </w:r>
          </w:p>
          <w:p w:rsidR="007A440B" w:rsidRPr="00A1564C" w:rsidRDefault="00860E9E" w:rsidP="00FC4F02">
            <w:pPr>
              <w:spacing w:before="20" w:after="20"/>
              <w:jc w:val="center"/>
              <w:rPr>
                <w:i/>
                <w:iCs/>
                <w:sz w:val="21"/>
                <w:szCs w:val="21"/>
              </w:rPr>
            </w:pPr>
            <w:r w:rsidRPr="00A1564C">
              <w:rPr>
                <w:i/>
                <w:iCs/>
                <w:sz w:val="21"/>
                <w:szCs w:val="21"/>
              </w:rPr>
              <w:t>C: cognitivo · P: procedimental · A: actitudinal · T: manejo de tecnología e IA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Conocimientos circunstanciales</w:t>
            </w:r>
          </w:p>
        </w:tc>
      </w:tr>
      <w:tr w:rsidR="007A440B" w:rsidRPr="00A1564C" w:rsidTr="0022162B">
        <w:trPr>
          <w:gridAfter w:val="1"/>
          <w:wAfter w:w="60" w:type="dxa"/>
          <w:trHeight w:val="5849"/>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F10449" w:rsidRDefault="005939F2" w:rsidP="00655246">
            <w:pPr>
              <w:spacing w:before="20" w:after="20"/>
              <w:jc w:val="both"/>
              <w:rPr>
                <w:b/>
                <w:sz w:val="21"/>
                <w:szCs w:val="21"/>
              </w:rPr>
            </w:pPr>
            <w:r w:rsidRPr="00F10449">
              <w:rPr>
                <w:b/>
                <w:sz w:val="21"/>
                <w:szCs w:val="21"/>
              </w:rPr>
              <w:t xml:space="preserve">Tema 1. El Modelo </w:t>
            </w:r>
            <w:r w:rsidR="001F52F1" w:rsidRPr="00F10449">
              <w:rPr>
                <w:b/>
                <w:sz w:val="21"/>
                <w:szCs w:val="21"/>
              </w:rPr>
              <w:t>d</w:t>
            </w:r>
            <w:r w:rsidRPr="00F10449">
              <w:rPr>
                <w:b/>
                <w:sz w:val="21"/>
                <w:szCs w:val="21"/>
              </w:rPr>
              <w:t xml:space="preserve">e Gestión Pública </w:t>
            </w:r>
            <w:r w:rsidR="001F52F1" w:rsidRPr="00F10449">
              <w:rPr>
                <w:b/>
                <w:sz w:val="21"/>
                <w:szCs w:val="21"/>
              </w:rPr>
              <w:t>y</w:t>
            </w:r>
            <w:r w:rsidRPr="00F10449">
              <w:rPr>
                <w:b/>
                <w:sz w:val="21"/>
                <w:szCs w:val="21"/>
              </w:rPr>
              <w:t xml:space="preserve"> los Sistemas </w:t>
            </w:r>
            <w:r w:rsidR="001F52F1" w:rsidRPr="00F10449">
              <w:rPr>
                <w:b/>
                <w:sz w:val="21"/>
                <w:szCs w:val="21"/>
              </w:rPr>
              <w:t>d</w:t>
            </w:r>
            <w:r w:rsidRPr="00F10449">
              <w:rPr>
                <w:b/>
                <w:sz w:val="21"/>
                <w:szCs w:val="21"/>
              </w:rPr>
              <w:t>e Administración</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A1564C" w:rsidRDefault="005939F2" w:rsidP="0017224B">
            <w:pPr>
              <w:pStyle w:val="Prrafodelista"/>
              <w:numPr>
                <w:ilvl w:val="0"/>
                <w:numId w:val="18"/>
              </w:numPr>
              <w:spacing w:before="10" w:after="10"/>
              <w:jc w:val="both"/>
              <w:rPr>
                <w:sz w:val="21"/>
                <w:szCs w:val="21"/>
              </w:rPr>
            </w:pPr>
            <w:r w:rsidRPr="00A1564C">
              <w:rPr>
                <w:sz w:val="21"/>
                <w:szCs w:val="21"/>
              </w:rPr>
              <w:t>Naturaleza, características y enfoque sistémico del Modelo de Gestión Pública.</w:t>
            </w:r>
            <w:r w:rsidR="003F48E0" w:rsidRPr="00A1564C">
              <w:rPr>
                <w:sz w:val="21"/>
                <w:szCs w:val="21"/>
              </w:rPr>
              <w:t xml:space="preserve"> (C)</w:t>
            </w:r>
          </w:p>
          <w:p w:rsidR="005939F2" w:rsidRPr="00A1564C" w:rsidRDefault="005939F2" w:rsidP="00BC04C9">
            <w:pPr>
              <w:pStyle w:val="Prrafodelista"/>
              <w:numPr>
                <w:ilvl w:val="0"/>
                <w:numId w:val="18"/>
              </w:numPr>
              <w:spacing w:before="10" w:after="10"/>
              <w:jc w:val="both"/>
              <w:rPr>
                <w:sz w:val="21"/>
                <w:szCs w:val="21"/>
              </w:rPr>
            </w:pPr>
            <w:r w:rsidRPr="00A1564C">
              <w:rPr>
                <w:sz w:val="21"/>
                <w:szCs w:val="21"/>
              </w:rPr>
              <w:t>Finalidades, objetivos, ámbito de aplicación y sistemas de la Ley Nº 1178.</w:t>
            </w:r>
            <w:r w:rsidR="003F48E0" w:rsidRPr="00A1564C">
              <w:rPr>
                <w:sz w:val="21"/>
                <w:szCs w:val="21"/>
              </w:rPr>
              <w:t xml:space="preserve"> (C)</w:t>
            </w:r>
          </w:p>
          <w:p w:rsidR="005939F2" w:rsidRPr="00A1564C" w:rsidRDefault="005939F2" w:rsidP="00BC04C9">
            <w:pPr>
              <w:pStyle w:val="Prrafodelista"/>
              <w:numPr>
                <w:ilvl w:val="0"/>
                <w:numId w:val="18"/>
              </w:numPr>
              <w:spacing w:before="10" w:after="10"/>
              <w:jc w:val="both"/>
              <w:rPr>
                <w:sz w:val="21"/>
                <w:szCs w:val="21"/>
              </w:rPr>
            </w:pPr>
            <w:r w:rsidRPr="00A1564C">
              <w:rPr>
                <w:sz w:val="21"/>
                <w:szCs w:val="21"/>
              </w:rPr>
              <w:t>Estructura, organización y competencias de la Administración Pública.</w:t>
            </w:r>
            <w:r w:rsidR="003F48E0" w:rsidRPr="00A1564C">
              <w:rPr>
                <w:sz w:val="21"/>
                <w:szCs w:val="21"/>
              </w:rPr>
              <w:t xml:space="preserve"> (C)</w:t>
            </w:r>
          </w:p>
          <w:p w:rsidR="005939F2" w:rsidRPr="00A1564C" w:rsidRDefault="005939F2" w:rsidP="00BC04C9">
            <w:pPr>
              <w:pStyle w:val="Prrafodelista"/>
              <w:numPr>
                <w:ilvl w:val="0"/>
                <w:numId w:val="18"/>
              </w:numPr>
              <w:spacing w:before="10" w:after="10"/>
              <w:jc w:val="both"/>
              <w:rPr>
                <w:sz w:val="21"/>
                <w:szCs w:val="21"/>
              </w:rPr>
            </w:pPr>
            <w:r w:rsidRPr="00A1564C">
              <w:rPr>
                <w:sz w:val="21"/>
                <w:szCs w:val="21"/>
              </w:rPr>
              <w:t>Sistema de Planificación Integral del Estado y su vinculación con el control gubernamental.</w:t>
            </w:r>
            <w:r w:rsidR="003F48E0" w:rsidRPr="00A1564C">
              <w:rPr>
                <w:sz w:val="21"/>
                <w:szCs w:val="21"/>
              </w:rPr>
              <w:t xml:space="preserve"> (C, P)</w:t>
            </w:r>
          </w:p>
          <w:p w:rsidR="005939F2" w:rsidRPr="00A1564C" w:rsidRDefault="005939F2" w:rsidP="00BC04C9">
            <w:pPr>
              <w:pStyle w:val="Prrafodelista"/>
              <w:numPr>
                <w:ilvl w:val="0"/>
                <w:numId w:val="18"/>
              </w:numPr>
              <w:spacing w:before="10" w:after="10"/>
              <w:jc w:val="both"/>
              <w:rPr>
                <w:sz w:val="21"/>
                <w:szCs w:val="21"/>
              </w:rPr>
            </w:pPr>
            <w:r w:rsidRPr="00A1564C">
              <w:rPr>
                <w:sz w:val="21"/>
                <w:szCs w:val="21"/>
              </w:rPr>
              <w:t>Sistemas de planificación: Programación de Operaciones y Presupuesto, y su relación con el control gubernamental.</w:t>
            </w:r>
            <w:r w:rsidR="003F48E0" w:rsidRPr="00A1564C">
              <w:rPr>
                <w:sz w:val="21"/>
                <w:szCs w:val="21"/>
              </w:rPr>
              <w:t xml:space="preserve"> (C, P)</w:t>
            </w:r>
          </w:p>
          <w:p w:rsidR="005939F2" w:rsidRPr="00A1564C" w:rsidRDefault="005939F2" w:rsidP="00BC04C9">
            <w:pPr>
              <w:pStyle w:val="Prrafodelista"/>
              <w:numPr>
                <w:ilvl w:val="0"/>
                <w:numId w:val="18"/>
              </w:numPr>
              <w:spacing w:before="10" w:after="10"/>
              <w:jc w:val="both"/>
              <w:rPr>
                <w:sz w:val="21"/>
                <w:szCs w:val="21"/>
              </w:rPr>
            </w:pPr>
            <w:r w:rsidRPr="00A1564C">
              <w:rPr>
                <w:sz w:val="21"/>
                <w:szCs w:val="21"/>
              </w:rPr>
              <w:t>Sistemas de organización: Organización Administrativa, y su relación con el control gubernamental.</w:t>
            </w:r>
            <w:r w:rsidR="003F48E0" w:rsidRPr="00A1564C">
              <w:rPr>
                <w:sz w:val="21"/>
                <w:szCs w:val="21"/>
              </w:rPr>
              <w:t xml:space="preserve"> (C)</w:t>
            </w:r>
          </w:p>
          <w:p w:rsidR="007A440B" w:rsidRPr="00A1564C" w:rsidRDefault="005939F2" w:rsidP="00611DC7">
            <w:pPr>
              <w:pStyle w:val="NormalWeb"/>
              <w:numPr>
                <w:ilvl w:val="0"/>
                <w:numId w:val="18"/>
              </w:numPr>
              <w:jc w:val="both"/>
              <w:rPr>
                <w:sz w:val="21"/>
                <w:szCs w:val="21"/>
                <w:lang w:val="es-ES"/>
              </w:rPr>
            </w:pPr>
            <w:r w:rsidRPr="00A1564C">
              <w:rPr>
                <w:sz w:val="21"/>
                <w:szCs w:val="21"/>
                <w:lang w:val="es-ES"/>
              </w:rPr>
              <w:t>Sistemas de ejecución: Administración de Personal, Administración de Bienes y Servicios, Contabilidad Integrada, Tesorería y Crédito Público, y su relación con el control gubernamental.</w:t>
            </w:r>
            <w:r w:rsidR="003F48E0" w:rsidRPr="00A1564C">
              <w:rPr>
                <w:sz w:val="21"/>
                <w:szCs w:val="21"/>
                <w:lang w:val="es-BO"/>
              </w:rPr>
              <w:t xml:space="preserve"> </w:t>
            </w:r>
            <w:r w:rsidR="003F48E0" w:rsidRPr="00A1564C">
              <w:rPr>
                <w:sz w:val="21"/>
                <w:szCs w:val="21"/>
              </w:rPr>
              <w:t>(C)</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11DC7" w:rsidRPr="00A1564C" w:rsidRDefault="00611DC7" w:rsidP="00611DC7">
            <w:pPr>
              <w:pStyle w:val="NormalWeb"/>
              <w:numPr>
                <w:ilvl w:val="0"/>
                <w:numId w:val="2"/>
              </w:numPr>
              <w:rPr>
                <w:sz w:val="21"/>
                <w:szCs w:val="21"/>
                <w:lang w:val="es-ES"/>
              </w:rPr>
            </w:pPr>
            <w:r w:rsidRPr="00A1564C">
              <w:rPr>
                <w:sz w:val="21"/>
                <w:szCs w:val="21"/>
                <w:lang w:val="es-ES"/>
              </w:rPr>
              <w:t>Teorías y enfoques de la administración pública, el enfoque sistémico y la organización del Estado.</w:t>
            </w:r>
          </w:p>
          <w:p w:rsidR="00611DC7" w:rsidRPr="00A1564C" w:rsidRDefault="00611DC7" w:rsidP="00611DC7">
            <w:pPr>
              <w:pStyle w:val="NormalWeb"/>
              <w:numPr>
                <w:ilvl w:val="0"/>
                <w:numId w:val="2"/>
              </w:numPr>
              <w:rPr>
                <w:sz w:val="21"/>
                <w:szCs w:val="21"/>
                <w:lang w:val="es-ES"/>
              </w:rPr>
            </w:pPr>
            <w:r w:rsidRPr="00A1564C">
              <w:rPr>
                <w:sz w:val="21"/>
                <w:szCs w:val="21"/>
                <w:lang w:val="es-ES"/>
              </w:rPr>
              <w:t>Constitución Política del Estado y Ley Nº 031 Marco de Autonomías y Descentralización.</w:t>
            </w:r>
          </w:p>
          <w:p w:rsidR="00611DC7" w:rsidRPr="00A1564C" w:rsidRDefault="00611DC7" w:rsidP="00611DC7">
            <w:pPr>
              <w:pStyle w:val="NormalWeb"/>
              <w:numPr>
                <w:ilvl w:val="0"/>
                <w:numId w:val="2"/>
              </w:numPr>
              <w:rPr>
                <w:sz w:val="21"/>
                <w:szCs w:val="21"/>
                <w:lang w:val="es-ES"/>
              </w:rPr>
            </w:pPr>
            <w:r w:rsidRPr="00A1564C">
              <w:rPr>
                <w:sz w:val="21"/>
                <w:szCs w:val="21"/>
                <w:lang w:val="es-ES"/>
              </w:rPr>
              <w:t>Ley Nº 1178 de Administración y Control Gubernamentales y Ley Nº 777 del Sistema de Planificación Integral del Estado.</w:t>
            </w:r>
          </w:p>
          <w:p w:rsidR="00711CB0" w:rsidRPr="00A1564C" w:rsidRDefault="00611DC7" w:rsidP="00611DC7">
            <w:pPr>
              <w:pStyle w:val="NormalWeb"/>
              <w:numPr>
                <w:ilvl w:val="0"/>
                <w:numId w:val="2"/>
              </w:numPr>
              <w:rPr>
                <w:sz w:val="21"/>
                <w:szCs w:val="21"/>
                <w:lang w:val="es-ES"/>
              </w:rPr>
            </w:pPr>
            <w:r w:rsidRPr="00A1564C">
              <w:rPr>
                <w:sz w:val="21"/>
                <w:szCs w:val="21"/>
                <w:lang w:val="es-ES"/>
              </w:rPr>
              <w:t xml:space="preserve">Nociones sobre Servidor Público, planificación estratégica, operativa y financiera en el Estado. </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F10449" w:rsidRDefault="00655246" w:rsidP="00655246">
            <w:pPr>
              <w:spacing w:before="20" w:after="20"/>
              <w:jc w:val="both"/>
              <w:rPr>
                <w:b/>
                <w:sz w:val="21"/>
                <w:szCs w:val="21"/>
              </w:rPr>
            </w:pPr>
            <w:r w:rsidRPr="00F10449">
              <w:rPr>
                <w:b/>
                <w:sz w:val="21"/>
                <w:szCs w:val="21"/>
              </w:rPr>
              <w:t xml:space="preserve">Tema 2. El Sistema </w:t>
            </w:r>
            <w:r w:rsidR="001F52F1" w:rsidRPr="00F10449">
              <w:rPr>
                <w:b/>
                <w:sz w:val="21"/>
                <w:szCs w:val="21"/>
              </w:rPr>
              <w:t>d</w:t>
            </w:r>
            <w:r w:rsidRPr="00F10449">
              <w:rPr>
                <w:b/>
                <w:sz w:val="21"/>
                <w:szCs w:val="21"/>
              </w:rPr>
              <w:t xml:space="preserve">e Control Gubernamental </w:t>
            </w:r>
            <w:r w:rsidR="001F52F1" w:rsidRPr="00F10449">
              <w:rPr>
                <w:b/>
                <w:sz w:val="21"/>
                <w:szCs w:val="21"/>
              </w:rPr>
              <w:t>y</w:t>
            </w:r>
            <w:r w:rsidRPr="00F10449">
              <w:rPr>
                <w:b/>
                <w:sz w:val="21"/>
                <w:szCs w:val="21"/>
              </w:rPr>
              <w:t xml:space="preserve"> </w:t>
            </w:r>
            <w:r w:rsidR="001F52F1" w:rsidRPr="00F10449">
              <w:rPr>
                <w:b/>
                <w:sz w:val="21"/>
                <w:szCs w:val="21"/>
              </w:rPr>
              <w:t>l</w:t>
            </w:r>
            <w:r w:rsidRPr="00F10449">
              <w:rPr>
                <w:b/>
                <w:sz w:val="21"/>
                <w:szCs w:val="21"/>
              </w:rPr>
              <w:t xml:space="preserve">as Normas </w:t>
            </w:r>
            <w:r w:rsidR="001F52F1" w:rsidRPr="00F10449">
              <w:rPr>
                <w:b/>
                <w:sz w:val="21"/>
                <w:szCs w:val="21"/>
              </w:rPr>
              <w:t>d</w:t>
            </w:r>
            <w:r w:rsidRPr="00F10449">
              <w:rPr>
                <w:b/>
                <w:sz w:val="21"/>
                <w:szCs w:val="21"/>
              </w:rPr>
              <w:t>e Auditoría</w:t>
            </w:r>
          </w:p>
          <w:p w:rsidR="007A440B" w:rsidRPr="00A1564C" w:rsidRDefault="007A440B" w:rsidP="00655246">
            <w:pPr>
              <w:spacing w:before="20" w:after="20"/>
              <w:jc w:val="both"/>
              <w:rPr>
                <w:sz w:val="21"/>
                <w:szCs w:val="21"/>
                <w:lang w:val="es-ES"/>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Naturaleza, objetivos, características y estructura del Sistema de Control Gubernamental.</w:t>
            </w:r>
            <w:r w:rsidR="003F48E0" w:rsidRPr="00A1564C">
              <w:rPr>
                <w:sz w:val="21"/>
                <w:szCs w:val="21"/>
                <w:lang w:val="es-BO"/>
              </w:rPr>
              <w:t xml:space="preserve"> </w:t>
            </w:r>
            <w:r w:rsidR="003F48E0" w:rsidRPr="00A1564C">
              <w:rPr>
                <w:sz w:val="21"/>
                <w:szCs w:val="21"/>
                <w:lang w:val="es-ES"/>
              </w:rPr>
              <w:t>(C)</w:t>
            </w:r>
          </w:p>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Control interno y externo: naturaleza, alcance y responsables.</w:t>
            </w:r>
            <w:r w:rsidR="003F48E0" w:rsidRPr="00A1564C">
              <w:rPr>
                <w:sz w:val="21"/>
                <w:szCs w:val="21"/>
                <w:lang w:val="es-BO"/>
              </w:rPr>
              <w:t xml:space="preserve"> </w:t>
            </w:r>
            <w:r w:rsidR="003F48E0" w:rsidRPr="00A1564C">
              <w:rPr>
                <w:sz w:val="21"/>
                <w:szCs w:val="21"/>
              </w:rPr>
              <w:t>(C)</w:t>
            </w:r>
          </w:p>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Atribuciones, organización y competencias de la Contraloría General del Estado.</w:t>
            </w:r>
            <w:r w:rsidR="003F48E0" w:rsidRPr="00A1564C">
              <w:rPr>
                <w:sz w:val="21"/>
                <w:szCs w:val="21"/>
                <w:lang w:val="es-BO"/>
              </w:rPr>
              <w:t xml:space="preserve"> </w:t>
            </w:r>
            <w:r w:rsidR="003F48E0" w:rsidRPr="00A1564C">
              <w:rPr>
                <w:sz w:val="21"/>
                <w:szCs w:val="21"/>
              </w:rPr>
              <w:t>(C)</w:t>
            </w:r>
          </w:p>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Funciones y responsabilidades de las Unidades de Auditoría Interna.</w:t>
            </w:r>
            <w:r w:rsidR="003F48E0" w:rsidRPr="00A1564C">
              <w:rPr>
                <w:sz w:val="21"/>
                <w:szCs w:val="21"/>
                <w:lang w:val="es-BO"/>
              </w:rPr>
              <w:t xml:space="preserve"> </w:t>
            </w:r>
            <w:r w:rsidR="003F48E0" w:rsidRPr="00A1564C">
              <w:rPr>
                <w:sz w:val="21"/>
                <w:szCs w:val="21"/>
              </w:rPr>
              <w:t>(C)</w:t>
            </w:r>
          </w:p>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Normas de Auditoría Gubernamental generales y específicas.</w:t>
            </w:r>
            <w:r w:rsidR="003F48E0" w:rsidRPr="00A1564C">
              <w:rPr>
                <w:sz w:val="21"/>
                <w:szCs w:val="21"/>
                <w:lang w:val="es-BO"/>
              </w:rPr>
              <w:t xml:space="preserve"> </w:t>
            </w:r>
            <w:r w:rsidR="003F48E0" w:rsidRPr="00A1564C">
              <w:rPr>
                <w:sz w:val="21"/>
                <w:szCs w:val="21"/>
              </w:rPr>
              <w:t>(C, P)</w:t>
            </w:r>
          </w:p>
          <w:p w:rsidR="005939F2" w:rsidRPr="00A1564C" w:rsidRDefault="005939F2" w:rsidP="000F4B4A">
            <w:pPr>
              <w:pStyle w:val="NormalWeb"/>
              <w:numPr>
                <w:ilvl w:val="0"/>
                <w:numId w:val="22"/>
              </w:numPr>
              <w:ind w:left="478"/>
              <w:jc w:val="both"/>
              <w:rPr>
                <w:sz w:val="21"/>
                <w:szCs w:val="21"/>
                <w:lang w:val="es-ES"/>
              </w:rPr>
            </w:pPr>
            <w:r w:rsidRPr="00A1564C">
              <w:rPr>
                <w:sz w:val="21"/>
                <w:szCs w:val="21"/>
                <w:lang w:val="es-ES"/>
              </w:rPr>
              <w:t>Tipos de auditoría gubernamental: financieras, operacional, de cumplimiento, ambientales, proyectos de inversión y de tecnologías de la información y comunicación.</w:t>
            </w:r>
            <w:r w:rsidR="003F48E0" w:rsidRPr="00A1564C">
              <w:rPr>
                <w:sz w:val="21"/>
                <w:szCs w:val="21"/>
                <w:lang w:val="es-BO"/>
              </w:rPr>
              <w:t xml:space="preserve"> </w:t>
            </w:r>
            <w:r w:rsidR="003F48E0" w:rsidRPr="00A1564C">
              <w:rPr>
                <w:sz w:val="21"/>
                <w:szCs w:val="21"/>
              </w:rPr>
              <w:t>(C)</w:t>
            </w:r>
          </w:p>
          <w:p w:rsidR="003F48E0" w:rsidRPr="00A1564C" w:rsidRDefault="005939F2" w:rsidP="000F4B4A">
            <w:pPr>
              <w:pStyle w:val="NormalWeb"/>
              <w:numPr>
                <w:ilvl w:val="0"/>
                <w:numId w:val="22"/>
              </w:numPr>
              <w:ind w:left="478"/>
              <w:jc w:val="both"/>
              <w:rPr>
                <w:sz w:val="21"/>
                <w:szCs w:val="21"/>
                <w:lang w:val="es-ES"/>
              </w:rPr>
            </w:pPr>
            <w:r w:rsidRPr="00A1564C">
              <w:rPr>
                <w:sz w:val="21"/>
                <w:szCs w:val="21"/>
                <w:lang w:val="es-ES"/>
              </w:rPr>
              <w:t>Normas Internacionales de Auditoría Gubernamental.</w:t>
            </w:r>
            <w:r w:rsidR="003F48E0" w:rsidRPr="00A1564C">
              <w:rPr>
                <w:sz w:val="21"/>
                <w:szCs w:val="21"/>
                <w:lang w:val="es-BO"/>
              </w:rPr>
              <w:t xml:space="preserve"> </w:t>
            </w:r>
            <w:r w:rsidR="003F48E0" w:rsidRPr="00A1564C">
              <w:rPr>
                <w:sz w:val="21"/>
                <w:szCs w:val="21"/>
                <w:lang w:val="es-ES"/>
              </w:rPr>
              <w:t>(C)</w:t>
            </w:r>
            <w:r w:rsidR="00B4547C" w:rsidRPr="00A1564C">
              <w:rPr>
                <w:sz w:val="21"/>
                <w:szCs w:val="21"/>
                <w:lang w:val="es-ES"/>
              </w:rPr>
              <w:t xml:space="preserve"> </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11DC7" w:rsidRPr="00A1564C" w:rsidRDefault="00611DC7" w:rsidP="00611DC7">
            <w:pPr>
              <w:pStyle w:val="Prrafodelista"/>
              <w:numPr>
                <w:ilvl w:val="0"/>
                <w:numId w:val="2"/>
              </w:numPr>
              <w:spacing w:before="10" w:after="10"/>
              <w:jc w:val="both"/>
              <w:rPr>
                <w:sz w:val="21"/>
                <w:szCs w:val="21"/>
              </w:rPr>
            </w:pPr>
            <w:r w:rsidRPr="00A1564C">
              <w:rPr>
                <w:sz w:val="21"/>
                <w:szCs w:val="21"/>
                <w:lang w:val="es-ES"/>
              </w:rPr>
              <w:t>Teorías y enfoques del control gubernamental, la fiscalización y la rendición de cuentas.</w:t>
            </w:r>
          </w:p>
          <w:p w:rsidR="00611DC7" w:rsidRPr="00A1564C" w:rsidRDefault="00611DC7" w:rsidP="00611DC7">
            <w:pPr>
              <w:pStyle w:val="Prrafodelista"/>
              <w:numPr>
                <w:ilvl w:val="0"/>
                <w:numId w:val="2"/>
              </w:numPr>
              <w:spacing w:before="10" w:after="10"/>
              <w:jc w:val="both"/>
              <w:rPr>
                <w:sz w:val="21"/>
                <w:szCs w:val="21"/>
              </w:rPr>
            </w:pPr>
            <w:r w:rsidRPr="00A1564C">
              <w:rPr>
                <w:sz w:val="21"/>
                <w:szCs w:val="21"/>
                <w:lang w:val="es-ES"/>
              </w:rPr>
              <w:t>Ley 2341, Procedimiento Administrativo y Ley del Sistema de Control Fiscal.</w:t>
            </w:r>
          </w:p>
          <w:p w:rsidR="00611DC7" w:rsidRPr="00A1564C" w:rsidRDefault="00611DC7" w:rsidP="00611DC7">
            <w:pPr>
              <w:pStyle w:val="Prrafodelista"/>
              <w:numPr>
                <w:ilvl w:val="0"/>
                <w:numId w:val="2"/>
              </w:numPr>
              <w:spacing w:before="10" w:after="10"/>
              <w:jc w:val="both"/>
              <w:rPr>
                <w:sz w:val="21"/>
                <w:szCs w:val="21"/>
              </w:rPr>
            </w:pPr>
            <w:r w:rsidRPr="00A1564C">
              <w:rPr>
                <w:sz w:val="21"/>
                <w:szCs w:val="21"/>
                <w:lang w:val="es-ES"/>
              </w:rPr>
              <w:t>Ley 341 de Participación y Control Social.</w:t>
            </w:r>
          </w:p>
          <w:p w:rsidR="00611DC7" w:rsidRPr="00A1564C" w:rsidRDefault="00611DC7" w:rsidP="00611DC7">
            <w:pPr>
              <w:pStyle w:val="Prrafodelista"/>
              <w:numPr>
                <w:ilvl w:val="0"/>
                <w:numId w:val="2"/>
              </w:numPr>
              <w:spacing w:before="10" w:after="10"/>
              <w:jc w:val="both"/>
              <w:rPr>
                <w:sz w:val="21"/>
                <w:szCs w:val="21"/>
              </w:rPr>
            </w:pPr>
            <w:r w:rsidRPr="00A1564C">
              <w:rPr>
                <w:sz w:val="21"/>
                <w:szCs w:val="21"/>
                <w:lang w:val="es-ES"/>
              </w:rPr>
              <w:t>Ley 974 de Unidades de Transparencia</w:t>
            </w:r>
            <w:r w:rsidR="00396FA2" w:rsidRPr="00A1564C">
              <w:rPr>
                <w:sz w:val="21"/>
                <w:szCs w:val="21"/>
                <w:lang w:val="es-ES"/>
              </w:rPr>
              <w:t>.</w:t>
            </w:r>
          </w:p>
          <w:p w:rsidR="00611DC7" w:rsidRPr="00A1564C" w:rsidRDefault="00611DC7" w:rsidP="00611DC7">
            <w:pPr>
              <w:pStyle w:val="Prrafodelista"/>
              <w:numPr>
                <w:ilvl w:val="0"/>
                <w:numId w:val="2"/>
              </w:numPr>
              <w:spacing w:before="10" w:after="10"/>
              <w:jc w:val="both"/>
              <w:rPr>
                <w:sz w:val="21"/>
                <w:szCs w:val="21"/>
              </w:rPr>
            </w:pPr>
            <w:r w:rsidRPr="00A1564C">
              <w:rPr>
                <w:sz w:val="21"/>
                <w:szCs w:val="21"/>
                <w:lang w:val="es-ES"/>
              </w:rPr>
              <w:t>Nociones sobre ética del servidor público y del auditor gubernamental.</w:t>
            </w:r>
          </w:p>
          <w:p w:rsidR="00760166" w:rsidRPr="00A1564C" w:rsidRDefault="00611DC7" w:rsidP="00396FA2">
            <w:pPr>
              <w:pStyle w:val="Prrafodelista"/>
              <w:numPr>
                <w:ilvl w:val="0"/>
                <w:numId w:val="2"/>
              </w:numPr>
              <w:spacing w:before="10" w:after="10"/>
              <w:jc w:val="both"/>
              <w:rPr>
                <w:sz w:val="21"/>
                <w:szCs w:val="21"/>
              </w:rPr>
            </w:pPr>
            <w:del w:id="9035" w:author="Comisión de revisión 4.5" w:date="2026-10-13T00:00:00Z">
              <w:r>
                <w:rPr>
                  <w:sz w:val="21"/>
                  <w:szCs w:val="21"/>
                  <w:lang w:val="es-ES"/>
                </w:rPr>
                <w:delText xml:space="preserve">Normas internacionales la INTOSAI</w:delText>
              </w:r>
            </w:del>
            <w:ins w:id="9036" w:author="Comisión de revisión 4.5" w:date="2026-10-13T00:00:00Z">
              <w:r>
                <w:rPr>
                  <w:sz w:val="21"/>
                  <w:szCs w:val="21"/>
                  <w:lang w:val="es-ES"/>
                </w:rPr>
                <w:t xml:space="preserve">Normas internacionales de la INTOSAI</w:t>
              </w:r>
            </w:ins>
            <w:r>
              <w:rPr>
                <w:sz w:val="21"/>
                <w:szCs w:val="21"/>
                <w:lang w:val="es-ES"/>
              </w:rPr>
              <w:t xml:space="preserve"> y Normas de Auditoría Gubernamental y las Normas Internacionales de Auditoría.</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10" w:after="10"/>
              <w:jc w:val="both"/>
              <w:rPr>
                <w:sz w:val="21"/>
                <w:szCs w:val="21"/>
              </w:rPr>
            </w:pPr>
            <w:bookmarkStart w:id="0" w:name="_Hlk242391433"/>
            <w:r w:rsidRPr="00A1564C">
              <w:rPr>
                <w:b/>
                <w:bCs/>
                <w:i/>
                <w:iCs/>
                <w:sz w:val="21"/>
                <w:szCs w:val="21"/>
              </w:rPr>
              <w:t>Elemento de competencia 2</w:t>
            </w:r>
            <w:r w:rsidR="005939F2" w:rsidRPr="00A1564C">
              <w:rPr>
                <w:sz w:val="21"/>
                <w:szCs w:val="21"/>
              </w:rPr>
              <w:t>: Analiza el Régimen de Responsabilidad por la Función Pública, establecido en la Ley del Sistema de Administración y Control Gubernamentales, identificando su naturaleza, características, causales, procedimientos e instancias competentes, para evaluar los indicios de responsabilidad administrativa, ejecutiva, civil y penal, derivados de las acciones y omisiones de los servidores públicos, en el marco de la auditoría gubernamental.</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655246">
            <w:pPr>
              <w:spacing w:before="20" w:after="20"/>
              <w:jc w:val="center"/>
              <w:rPr>
                <w:b/>
                <w:bCs/>
                <w:i/>
                <w:iCs/>
                <w:sz w:val="21"/>
                <w:szCs w:val="21"/>
              </w:rPr>
            </w:pPr>
            <w:r w:rsidRPr="00A1564C">
              <w:rPr>
                <w:b/>
                <w:bCs/>
                <w:i/>
                <w:iCs/>
                <w:sz w:val="21"/>
                <w:szCs w:val="21"/>
              </w:rPr>
              <w:lastRenderedPageBreak/>
              <w:t>Criterios de desempeño</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pStyle w:val="Prrafodelista"/>
              <w:spacing w:before="10" w:after="10"/>
              <w:ind w:left="400"/>
              <w:jc w:val="center"/>
              <w:rPr>
                <w:i/>
                <w:iCs/>
                <w:sz w:val="21"/>
                <w:szCs w:val="21"/>
              </w:rPr>
            </w:pPr>
            <w:r w:rsidRPr="00A1564C">
              <w:rPr>
                <w:b/>
                <w:bCs/>
                <w:i/>
                <w:iCs/>
                <w:sz w:val="21"/>
                <w:szCs w:val="21"/>
              </w:rPr>
              <w:t>Evidencias de desempeño</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10" w:after="10"/>
              <w:jc w:val="center"/>
              <w:rPr>
                <w:i/>
                <w:iCs/>
                <w:sz w:val="21"/>
                <w:szCs w:val="21"/>
              </w:rPr>
            </w:pPr>
            <w:r w:rsidRPr="00A1564C">
              <w:rPr>
                <w:b/>
                <w:bCs/>
                <w:i/>
                <w:iCs/>
                <w:sz w:val="21"/>
                <w:szCs w:val="21"/>
              </w:rPr>
              <w:t>Evidencias de producto</w:t>
            </w:r>
          </w:p>
        </w:tc>
      </w:tr>
      <w:tr w:rsidR="00E853FD"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E853FD" w:rsidRPr="00A1564C" w:rsidRDefault="00121518" w:rsidP="00121518">
            <w:pPr>
              <w:spacing w:before="20" w:after="20"/>
              <w:jc w:val="both"/>
              <w:rPr>
                <w:b/>
                <w:bCs/>
                <w:sz w:val="21"/>
                <w:szCs w:val="21"/>
              </w:rPr>
            </w:pPr>
            <w:r w:rsidRPr="00A1564C">
              <w:rPr>
                <w:sz w:val="21"/>
                <w:szCs w:val="21"/>
              </w:rPr>
              <w:t xml:space="preserve">1. </w:t>
            </w:r>
            <w:r w:rsidR="00B94475" w:rsidRPr="00A1564C">
              <w:rPr>
                <w:sz w:val="21"/>
                <w:szCs w:val="21"/>
              </w:rPr>
              <w:t>Analiza el régimen de responsabilidad por la función pública, diferenciando la naturaleza de la responsabilidad administrativa, ejecutiva, civil y penal, sus causales, sujetos, sanciones, prescripción</w:t>
            </w:r>
            <w:r w:rsidR="00FE2A6D" w:rsidRPr="00A1564C">
              <w:rPr>
                <w:sz w:val="21"/>
                <w:szCs w:val="21"/>
              </w:rPr>
              <w:t xml:space="preserve">, </w:t>
            </w:r>
            <w:r w:rsidR="00B94475" w:rsidRPr="00A1564C">
              <w:rPr>
                <w:sz w:val="21"/>
                <w:szCs w:val="21"/>
              </w:rPr>
              <w:t>conforme al marco normativo aplicable.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E853FD" w:rsidP="00555051">
            <w:pPr>
              <w:pStyle w:val="Prrafodelista"/>
              <w:numPr>
                <w:ilvl w:val="1"/>
                <w:numId w:val="3"/>
              </w:numPr>
              <w:spacing w:before="20" w:after="20"/>
              <w:jc w:val="both"/>
              <w:rPr>
                <w:b/>
                <w:bCs/>
                <w:i/>
                <w:iCs/>
                <w:sz w:val="21"/>
                <w:szCs w:val="21"/>
              </w:rPr>
            </w:pPr>
            <w:r w:rsidRPr="00A1564C">
              <w:rPr>
                <w:sz w:val="21"/>
                <w:szCs w:val="21"/>
              </w:rPr>
              <w:t xml:space="preserve">Explica </w:t>
            </w:r>
            <w:r w:rsidR="005A6745" w:rsidRPr="00A1564C">
              <w:rPr>
                <w:sz w:val="21"/>
                <w:szCs w:val="21"/>
              </w:rPr>
              <w:t xml:space="preserve">y diferencia </w:t>
            </w:r>
            <w:r w:rsidRPr="00A1564C">
              <w:rPr>
                <w:sz w:val="21"/>
                <w:szCs w:val="21"/>
              </w:rPr>
              <w:t>la naturaleza</w:t>
            </w:r>
            <w:r w:rsidR="005A6745" w:rsidRPr="00A1564C">
              <w:rPr>
                <w:sz w:val="21"/>
                <w:szCs w:val="21"/>
              </w:rPr>
              <w:t>, características, sujetos, causales</w:t>
            </w:r>
            <w:r w:rsidR="00F20588" w:rsidRPr="00A1564C">
              <w:rPr>
                <w:sz w:val="21"/>
                <w:szCs w:val="21"/>
              </w:rPr>
              <w:t>, consecuencias</w:t>
            </w:r>
            <w:r w:rsidR="005A6745" w:rsidRPr="00A1564C">
              <w:rPr>
                <w:sz w:val="21"/>
                <w:szCs w:val="21"/>
              </w:rPr>
              <w:t xml:space="preserve"> </w:t>
            </w:r>
            <w:r w:rsidRPr="00A1564C">
              <w:rPr>
                <w:sz w:val="21"/>
                <w:szCs w:val="21"/>
              </w:rPr>
              <w:t xml:space="preserve">y marco normativo de </w:t>
            </w:r>
            <w:r w:rsidR="005A6745" w:rsidRPr="00A1564C">
              <w:rPr>
                <w:sz w:val="21"/>
                <w:szCs w:val="21"/>
              </w:rPr>
              <w:t xml:space="preserve">los tipos de </w:t>
            </w:r>
            <w:r w:rsidRPr="00A1564C">
              <w:rPr>
                <w:sz w:val="21"/>
                <w:szCs w:val="21"/>
              </w:rPr>
              <w:t>responsa</w:t>
            </w:r>
            <w:r w:rsidR="005A6745" w:rsidRPr="00A1564C">
              <w:rPr>
                <w:sz w:val="21"/>
                <w:szCs w:val="21"/>
              </w:rPr>
              <w:t>bilidad por la función</w:t>
            </w:r>
            <w:r w:rsidR="00555051" w:rsidRPr="00A1564C">
              <w:rPr>
                <w:sz w:val="21"/>
                <w:szCs w:val="21"/>
              </w:rPr>
              <w:t xml:space="preserve"> pública: administrativa, civil.</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55051" w:rsidRPr="00A1564C" w:rsidRDefault="00E853FD" w:rsidP="00555051">
            <w:pPr>
              <w:spacing w:before="20" w:after="20"/>
              <w:jc w:val="both"/>
              <w:rPr>
                <w:sz w:val="21"/>
                <w:szCs w:val="21"/>
              </w:rPr>
            </w:pPr>
            <w:r w:rsidRPr="00A1564C">
              <w:rPr>
                <w:b/>
                <w:bCs/>
                <w:sz w:val="21"/>
                <w:szCs w:val="21"/>
              </w:rPr>
              <w:t xml:space="preserve">Producto 5: </w:t>
            </w:r>
            <w:r w:rsidR="00555051" w:rsidRPr="00A1564C">
              <w:rPr>
                <w:bCs/>
                <w:sz w:val="21"/>
                <w:szCs w:val="21"/>
              </w:rPr>
              <w:t>Esquema de comprensión d</w:t>
            </w:r>
            <w:r w:rsidR="00555051" w:rsidRPr="00A1564C">
              <w:rPr>
                <w:b/>
                <w:bCs/>
                <w:sz w:val="21"/>
                <w:szCs w:val="21"/>
              </w:rPr>
              <w:t xml:space="preserve">el </w:t>
            </w:r>
            <w:r w:rsidRPr="00A1564C">
              <w:rPr>
                <w:sz w:val="21"/>
                <w:szCs w:val="21"/>
              </w:rPr>
              <w:t>Régimen de Responsabilidad por la Función Pública</w:t>
            </w:r>
            <w:r w:rsidR="00555051" w:rsidRPr="00A1564C">
              <w:rPr>
                <w:sz w:val="21"/>
                <w:szCs w:val="21"/>
              </w:rPr>
              <w:t>: administrativa y civil.</w:t>
            </w:r>
          </w:p>
          <w:p w:rsidR="00E853FD" w:rsidRPr="00A1564C" w:rsidRDefault="00E853FD" w:rsidP="00555051">
            <w:pPr>
              <w:spacing w:before="20" w:after="20"/>
              <w:jc w:val="both"/>
              <w:rPr>
                <w:b/>
                <w:bCs/>
                <w:i/>
                <w:iCs/>
                <w:sz w:val="21"/>
                <w:szCs w:val="21"/>
              </w:rPr>
            </w:pPr>
          </w:p>
        </w:tc>
      </w:tr>
      <w:tr w:rsidR="00E853FD"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spacing w:before="20" w:after="20"/>
              <w:jc w:val="both"/>
              <w:rPr>
                <w:b/>
                <w:bCs/>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555051" w:rsidP="00555051">
            <w:pPr>
              <w:pStyle w:val="Prrafodelista"/>
              <w:numPr>
                <w:ilvl w:val="1"/>
                <w:numId w:val="3"/>
              </w:numPr>
              <w:spacing w:before="20" w:after="20"/>
              <w:jc w:val="both"/>
              <w:rPr>
                <w:sz w:val="21"/>
                <w:szCs w:val="21"/>
              </w:rPr>
            </w:pPr>
            <w:r w:rsidRPr="00A1564C">
              <w:rPr>
                <w:sz w:val="21"/>
                <w:szCs w:val="21"/>
              </w:rPr>
              <w:t xml:space="preserve">Explica y diferencia la naturaleza, características, sujetos, causales, consecuencias y marco normativo de los tipos de responsabilidad por la función pública: penal y ejecutiva </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E853FD" w:rsidP="00E853FD">
            <w:pPr>
              <w:spacing w:before="20" w:after="20"/>
              <w:jc w:val="both"/>
              <w:rPr>
                <w:sz w:val="21"/>
                <w:szCs w:val="21"/>
              </w:rPr>
            </w:pPr>
            <w:r w:rsidRPr="00A1564C">
              <w:rPr>
                <w:b/>
                <w:bCs/>
                <w:sz w:val="21"/>
                <w:szCs w:val="21"/>
              </w:rPr>
              <w:t xml:space="preserve">Producto 6: </w:t>
            </w:r>
            <w:r w:rsidR="00555051" w:rsidRPr="00A1564C">
              <w:rPr>
                <w:bCs/>
                <w:sz w:val="21"/>
                <w:szCs w:val="21"/>
              </w:rPr>
              <w:t>Esquema de comprensión d</w:t>
            </w:r>
            <w:r w:rsidR="00555051" w:rsidRPr="00A1564C">
              <w:rPr>
                <w:b/>
                <w:bCs/>
                <w:sz w:val="21"/>
                <w:szCs w:val="21"/>
              </w:rPr>
              <w:t xml:space="preserve">el </w:t>
            </w:r>
            <w:r w:rsidR="00555051" w:rsidRPr="00A1564C">
              <w:rPr>
                <w:sz w:val="21"/>
                <w:szCs w:val="21"/>
              </w:rPr>
              <w:t>Régimen de Responsabilidad por la Función Pública: penal y ejecutiva.</w:t>
            </w:r>
          </w:p>
        </w:tc>
      </w:tr>
      <w:tr w:rsidR="00E853FD"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E853FD" w:rsidRPr="00A1564C" w:rsidRDefault="00121518" w:rsidP="00121518">
            <w:pPr>
              <w:spacing w:before="20" w:after="20"/>
              <w:jc w:val="both"/>
              <w:rPr>
                <w:sz w:val="21"/>
                <w:szCs w:val="21"/>
              </w:rPr>
            </w:pPr>
            <w:r w:rsidRPr="00A1564C">
              <w:rPr>
                <w:sz w:val="21"/>
                <w:szCs w:val="21"/>
              </w:rPr>
              <w:t xml:space="preserve">2. </w:t>
            </w:r>
            <w:r w:rsidR="00FE2A6D" w:rsidRPr="00A1564C">
              <w:rPr>
                <w:sz w:val="21"/>
                <w:szCs w:val="21"/>
              </w:rPr>
              <w:t xml:space="preserve">Evalúa hechos y resultados derivados de la gestión pública y de la auditoría gubernamental, determinando </w:t>
            </w:r>
            <w:r w:rsidR="00555051" w:rsidRPr="00A1564C">
              <w:rPr>
                <w:sz w:val="21"/>
                <w:szCs w:val="21"/>
              </w:rPr>
              <w:t xml:space="preserve">la </w:t>
            </w:r>
            <w:r w:rsidR="00FE2A6D" w:rsidRPr="00A1564C">
              <w:rPr>
                <w:sz w:val="21"/>
                <w:szCs w:val="21"/>
              </w:rPr>
              <w:t xml:space="preserve">posible </w:t>
            </w:r>
            <w:r w:rsidR="00555051" w:rsidRPr="00A1564C">
              <w:rPr>
                <w:sz w:val="21"/>
                <w:szCs w:val="21"/>
              </w:rPr>
              <w:t xml:space="preserve">existencia de </w:t>
            </w:r>
            <w:r w:rsidR="00FE2A6D" w:rsidRPr="00A1564C">
              <w:rPr>
                <w:sz w:val="21"/>
                <w:szCs w:val="21"/>
              </w:rPr>
              <w:t xml:space="preserve">indicios de responsabilidad por la función pública y sus consecuencias jurídicas y condiciones de exención. </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F92819" w:rsidP="000F4B4A">
            <w:pPr>
              <w:pStyle w:val="Prrafodelista"/>
              <w:numPr>
                <w:ilvl w:val="1"/>
                <w:numId w:val="26"/>
              </w:numPr>
              <w:spacing w:before="20" w:after="20"/>
              <w:jc w:val="both"/>
              <w:rPr>
                <w:b/>
                <w:bCs/>
                <w:i/>
                <w:iCs/>
                <w:sz w:val="21"/>
                <w:szCs w:val="21"/>
              </w:rPr>
            </w:pPr>
            <w:r w:rsidRPr="00A1564C">
              <w:rPr>
                <w:sz w:val="21"/>
                <w:szCs w:val="21"/>
              </w:rPr>
              <w:t>Analiza y d</w:t>
            </w:r>
            <w:r w:rsidR="00E853FD" w:rsidRPr="00A1564C">
              <w:rPr>
                <w:sz w:val="21"/>
                <w:szCs w:val="21"/>
              </w:rPr>
              <w:t>etermina responsabilidad</w:t>
            </w:r>
            <w:r w:rsidRPr="00A1564C">
              <w:rPr>
                <w:sz w:val="21"/>
                <w:szCs w:val="21"/>
              </w:rPr>
              <w:t>es</w:t>
            </w:r>
            <w:r w:rsidR="00E853FD" w:rsidRPr="00A1564C">
              <w:rPr>
                <w:sz w:val="21"/>
                <w:szCs w:val="21"/>
              </w:rPr>
              <w:t xml:space="preserve"> </w:t>
            </w:r>
            <w:r w:rsidRPr="00A1564C">
              <w:rPr>
                <w:sz w:val="21"/>
                <w:szCs w:val="21"/>
              </w:rPr>
              <w:t>por la función pública: administrativa y civil, sobre un estudio de caso, identificando: sujeto, sanción, norma vulnerada e instancia que sanciona.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E853FD" w:rsidP="00E853FD">
            <w:pPr>
              <w:spacing w:before="20" w:after="20"/>
              <w:jc w:val="both"/>
              <w:rPr>
                <w:b/>
                <w:bCs/>
                <w:i/>
                <w:iCs/>
                <w:sz w:val="21"/>
                <w:szCs w:val="21"/>
              </w:rPr>
            </w:pPr>
            <w:r w:rsidRPr="00A1564C">
              <w:rPr>
                <w:b/>
                <w:bCs/>
                <w:sz w:val="21"/>
                <w:szCs w:val="21"/>
              </w:rPr>
              <w:t xml:space="preserve">Producto 7: </w:t>
            </w:r>
            <w:r w:rsidR="00F92819" w:rsidRPr="00A1564C">
              <w:rPr>
                <w:sz w:val="21"/>
                <w:szCs w:val="21"/>
              </w:rPr>
              <w:t>Informe de indicios de responsabilidad por la función pública del estudio de caso: administrativa y civil</w:t>
            </w:r>
          </w:p>
        </w:tc>
      </w:tr>
      <w:tr w:rsidR="00E853FD"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spacing w:before="20" w:after="20"/>
              <w:jc w:val="both"/>
              <w:rPr>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F92819" w:rsidP="000F4B4A">
            <w:pPr>
              <w:pStyle w:val="Prrafodelista"/>
              <w:numPr>
                <w:ilvl w:val="1"/>
                <w:numId w:val="26"/>
              </w:numPr>
              <w:spacing w:before="20" w:after="20"/>
              <w:jc w:val="both"/>
              <w:rPr>
                <w:sz w:val="21"/>
                <w:szCs w:val="21"/>
              </w:rPr>
            </w:pPr>
            <w:r w:rsidRPr="00A1564C">
              <w:rPr>
                <w:sz w:val="21"/>
                <w:szCs w:val="21"/>
              </w:rPr>
              <w:t>Analiza y determina responsabilidades por la función pública: penal y ejecutiva, sobre un estudio de caso, identificando: sujeto, sanción, norma vulnerada e instancia que sanciona.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E853FD" w:rsidRPr="00A1564C" w:rsidRDefault="00E853FD" w:rsidP="00F92819">
            <w:pPr>
              <w:spacing w:before="20" w:after="20"/>
              <w:jc w:val="both"/>
              <w:rPr>
                <w:sz w:val="21"/>
                <w:szCs w:val="21"/>
              </w:rPr>
            </w:pPr>
            <w:r w:rsidRPr="00A1564C">
              <w:rPr>
                <w:b/>
                <w:bCs/>
                <w:sz w:val="21"/>
                <w:szCs w:val="21"/>
              </w:rPr>
              <w:t xml:space="preserve">Producto 8: </w:t>
            </w:r>
            <w:r w:rsidRPr="00A1564C">
              <w:rPr>
                <w:sz w:val="21"/>
                <w:szCs w:val="21"/>
              </w:rPr>
              <w:t>Informe de indicios de responsabilidad por la función pública de</w:t>
            </w:r>
            <w:r w:rsidR="00F92819" w:rsidRPr="00A1564C">
              <w:rPr>
                <w:sz w:val="21"/>
                <w:szCs w:val="21"/>
              </w:rPr>
              <w:t>l estudio de caso: penal y ejecutiva</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pStyle w:val="Prrafodelista"/>
              <w:spacing w:before="10" w:after="10"/>
              <w:ind w:left="260"/>
              <w:jc w:val="center"/>
              <w:rPr>
                <w:b/>
                <w:bCs/>
                <w:i/>
                <w:iCs/>
                <w:sz w:val="21"/>
                <w:szCs w:val="21"/>
              </w:rPr>
            </w:pPr>
            <w:r w:rsidRPr="00A1564C">
              <w:rPr>
                <w:b/>
                <w:bCs/>
                <w:i/>
                <w:iCs/>
                <w:sz w:val="21"/>
                <w:szCs w:val="21"/>
              </w:rPr>
              <w:t>Evidencias de conocimiento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655246">
            <w:pPr>
              <w:spacing w:before="20" w:after="20"/>
              <w:jc w:val="center"/>
              <w:rPr>
                <w:b/>
                <w:bCs/>
                <w:i/>
                <w:iCs/>
                <w:sz w:val="21"/>
                <w:szCs w:val="21"/>
              </w:rPr>
            </w:pPr>
            <w:r w:rsidRPr="00A1564C">
              <w:rPr>
                <w:b/>
                <w:bCs/>
                <w:i/>
                <w:iCs/>
                <w:sz w:val="21"/>
                <w:szCs w:val="21"/>
              </w:rPr>
              <w:t>Unidad de aprendizaje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655246">
            <w:pPr>
              <w:spacing w:before="20" w:after="20"/>
              <w:jc w:val="center"/>
              <w:rPr>
                <w:b/>
                <w:bCs/>
                <w:i/>
                <w:iCs/>
                <w:sz w:val="21"/>
                <w:szCs w:val="21"/>
              </w:rPr>
            </w:pPr>
            <w:r w:rsidRPr="00A1564C">
              <w:rPr>
                <w:b/>
                <w:bCs/>
                <w:i/>
                <w:iCs/>
                <w:sz w:val="21"/>
                <w:szCs w:val="21"/>
              </w:rPr>
              <w:t>Contenidos</w:t>
            </w:r>
          </w:p>
          <w:p w:rsidR="007A440B" w:rsidRPr="00C04C00" w:rsidRDefault="00860E9E" w:rsidP="00655246">
            <w:pPr>
              <w:spacing w:before="10" w:after="10"/>
              <w:jc w:val="center"/>
              <w:rPr>
                <w:b/>
                <w:bCs/>
                <w:i/>
                <w:iCs/>
                <w:sz w:val="16"/>
                <w:szCs w:val="16"/>
              </w:rPr>
            </w:pPr>
            <w:r w:rsidRPr="00C04C00">
              <w:rPr>
                <w:i/>
                <w:iCs/>
                <w:sz w:val="16"/>
                <w:szCs w:val="16"/>
              </w:rPr>
              <w:t>C: cognitivo · P: procedimental · A: actitudinal · T: manejo de tecnología e IA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655246">
            <w:pPr>
              <w:pStyle w:val="Prrafodelista"/>
              <w:spacing w:before="10" w:after="10"/>
              <w:ind w:left="260"/>
              <w:jc w:val="center"/>
              <w:rPr>
                <w:b/>
                <w:bCs/>
                <w:i/>
                <w:iCs/>
                <w:sz w:val="21"/>
                <w:szCs w:val="21"/>
              </w:rPr>
            </w:pPr>
            <w:r w:rsidRPr="00A1564C">
              <w:rPr>
                <w:b/>
                <w:bCs/>
                <w:i/>
                <w:iCs/>
                <w:sz w:val="21"/>
                <w:szCs w:val="21"/>
              </w:rPr>
              <w:t>Conocimientos circunstanciales</w:t>
            </w:r>
          </w:p>
        </w:tc>
      </w:tr>
      <w:bookmarkEnd w:id="0"/>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F10449" w:rsidRDefault="00655246" w:rsidP="00655246">
            <w:pPr>
              <w:spacing w:before="20" w:after="20"/>
              <w:jc w:val="both"/>
              <w:rPr>
                <w:b/>
                <w:sz w:val="21"/>
                <w:szCs w:val="21"/>
              </w:rPr>
            </w:pPr>
            <w:r w:rsidRPr="00F10449">
              <w:rPr>
                <w:b/>
                <w:sz w:val="21"/>
                <w:szCs w:val="21"/>
              </w:rPr>
              <w:t xml:space="preserve">Tema 3. Régimen </w:t>
            </w:r>
            <w:r w:rsidR="001F52F1" w:rsidRPr="00F10449">
              <w:rPr>
                <w:b/>
                <w:sz w:val="21"/>
                <w:szCs w:val="21"/>
              </w:rPr>
              <w:t>d</w:t>
            </w:r>
            <w:r w:rsidRPr="00F10449">
              <w:rPr>
                <w:b/>
                <w:sz w:val="21"/>
                <w:szCs w:val="21"/>
              </w:rPr>
              <w:t xml:space="preserve">e Responsabilidad </w:t>
            </w:r>
            <w:r w:rsidR="001F52F1" w:rsidRPr="00F10449">
              <w:rPr>
                <w:b/>
                <w:sz w:val="21"/>
                <w:szCs w:val="21"/>
              </w:rPr>
              <w:t>p</w:t>
            </w:r>
            <w:r w:rsidRPr="00F10449">
              <w:rPr>
                <w:b/>
                <w:sz w:val="21"/>
                <w:szCs w:val="21"/>
              </w:rPr>
              <w:t xml:space="preserve">or </w:t>
            </w:r>
            <w:r w:rsidR="001F52F1" w:rsidRPr="00F10449">
              <w:rPr>
                <w:b/>
                <w:sz w:val="21"/>
                <w:szCs w:val="21"/>
              </w:rPr>
              <w:t>l</w:t>
            </w:r>
            <w:r w:rsidRPr="00F10449">
              <w:rPr>
                <w:b/>
                <w:sz w:val="21"/>
                <w:szCs w:val="21"/>
              </w:rPr>
              <w:t>a Función Pública</w:t>
            </w:r>
          </w:p>
          <w:p w:rsidR="007A440B" w:rsidRPr="00A1564C" w:rsidRDefault="007A440B" w:rsidP="00655246">
            <w:pPr>
              <w:spacing w:before="20" w:after="20"/>
              <w:jc w:val="both"/>
              <w:rPr>
                <w:b/>
                <w:bCs/>
                <w:i/>
                <w:iCs/>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939F2" w:rsidRPr="00A1564C" w:rsidRDefault="005939F2" w:rsidP="00944159">
            <w:pPr>
              <w:pStyle w:val="NormalWeb"/>
              <w:numPr>
                <w:ilvl w:val="0"/>
                <w:numId w:val="4"/>
              </w:numPr>
              <w:jc w:val="both"/>
              <w:rPr>
                <w:sz w:val="21"/>
                <w:szCs w:val="21"/>
                <w:lang w:val="es-ES"/>
              </w:rPr>
            </w:pPr>
            <w:r w:rsidRPr="00A1564C">
              <w:rPr>
                <w:sz w:val="21"/>
                <w:szCs w:val="21"/>
                <w:lang w:val="es-ES"/>
              </w:rPr>
              <w:t>La responsabilidad por la función pública y el Servidor Público: naturaleza, características, sujetos y marco normativo.</w:t>
            </w:r>
            <w:r w:rsidR="003F48E0" w:rsidRPr="00A1564C">
              <w:rPr>
                <w:sz w:val="21"/>
                <w:szCs w:val="21"/>
                <w:lang w:val="es-BO"/>
              </w:rPr>
              <w:t xml:space="preserve"> </w:t>
            </w:r>
            <w:r w:rsidR="003F48E0" w:rsidRPr="00A1564C">
              <w:rPr>
                <w:sz w:val="21"/>
                <w:szCs w:val="21"/>
                <w:lang w:val="es-ES"/>
              </w:rPr>
              <w:t>(C)</w:t>
            </w:r>
          </w:p>
          <w:p w:rsidR="005939F2" w:rsidRPr="00A1564C" w:rsidRDefault="005939F2" w:rsidP="00BC04C9">
            <w:pPr>
              <w:pStyle w:val="NormalWeb"/>
              <w:numPr>
                <w:ilvl w:val="0"/>
                <w:numId w:val="4"/>
              </w:numPr>
              <w:jc w:val="both"/>
              <w:rPr>
                <w:sz w:val="21"/>
                <w:szCs w:val="21"/>
                <w:lang w:val="es-ES"/>
              </w:rPr>
            </w:pPr>
            <w:r w:rsidRPr="00A1564C">
              <w:rPr>
                <w:sz w:val="21"/>
                <w:szCs w:val="21"/>
                <w:lang w:val="es-ES"/>
              </w:rPr>
              <w:t>Responsabilidad administrativa: naturaleza, causales, procedimientos y sanciones.</w:t>
            </w:r>
            <w:r w:rsidR="003F48E0" w:rsidRPr="00A1564C">
              <w:rPr>
                <w:sz w:val="21"/>
                <w:szCs w:val="21"/>
                <w:lang w:val="es-BO"/>
              </w:rPr>
              <w:t xml:space="preserve"> </w:t>
            </w:r>
            <w:r w:rsidR="003F48E0" w:rsidRPr="00A1564C">
              <w:rPr>
                <w:sz w:val="21"/>
                <w:szCs w:val="21"/>
              </w:rPr>
              <w:t>(C</w:t>
            </w:r>
            <w:r w:rsidR="00760166" w:rsidRPr="00A1564C">
              <w:rPr>
                <w:sz w:val="21"/>
                <w:szCs w:val="21"/>
              </w:rPr>
              <w:t>, P</w:t>
            </w:r>
            <w:r w:rsidR="003F48E0" w:rsidRPr="00A1564C">
              <w:rPr>
                <w:sz w:val="21"/>
                <w:szCs w:val="21"/>
              </w:rPr>
              <w:t>)</w:t>
            </w:r>
          </w:p>
          <w:p w:rsidR="005939F2" w:rsidRPr="00A1564C" w:rsidRDefault="005939F2" w:rsidP="00BC04C9">
            <w:pPr>
              <w:pStyle w:val="NormalWeb"/>
              <w:numPr>
                <w:ilvl w:val="0"/>
                <w:numId w:val="4"/>
              </w:numPr>
              <w:jc w:val="both"/>
              <w:rPr>
                <w:sz w:val="21"/>
                <w:szCs w:val="21"/>
                <w:lang w:val="es-ES"/>
              </w:rPr>
            </w:pPr>
            <w:r w:rsidRPr="00A1564C">
              <w:rPr>
                <w:sz w:val="21"/>
                <w:szCs w:val="21"/>
                <w:lang w:val="es-ES"/>
              </w:rPr>
              <w:t>Responsabilidad ejecutiva: naturaleza, causales, procedimientos y consecuencias.</w:t>
            </w:r>
            <w:r w:rsidR="003F48E0" w:rsidRPr="00A1564C">
              <w:rPr>
                <w:sz w:val="21"/>
                <w:szCs w:val="21"/>
                <w:lang w:val="es-BO"/>
              </w:rPr>
              <w:t xml:space="preserve"> </w:t>
            </w:r>
            <w:r w:rsidR="003F48E0" w:rsidRPr="00A1564C">
              <w:rPr>
                <w:sz w:val="21"/>
                <w:szCs w:val="21"/>
              </w:rPr>
              <w:t>(C</w:t>
            </w:r>
            <w:r w:rsidR="00760166" w:rsidRPr="00A1564C">
              <w:rPr>
                <w:sz w:val="21"/>
                <w:szCs w:val="21"/>
              </w:rPr>
              <w:t>,</w:t>
            </w:r>
            <w:r w:rsidR="001F52F1" w:rsidRPr="00A1564C">
              <w:rPr>
                <w:sz w:val="21"/>
                <w:szCs w:val="21"/>
              </w:rPr>
              <w:t xml:space="preserve"> </w:t>
            </w:r>
            <w:r w:rsidR="00760166" w:rsidRPr="00A1564C">
              <w:rPr>
                <w:sz w:val="21"/>
                <w:szCs w:val="21"/>
              </w:rPr>
              <w:t>P</w:t>
            </w:r>
            <w:r w:rsidR="003F48E0" w:rsidRPr="00A1564C">
              <w:rPr>
                <w:sz w:val="21"/>
                <w:szCs w:val="21"/>
              </w:rPr>
              <w:t>)</w:t>
            </w:r>
          </w:p>
          <w:p w:rsidR="005939F2" w:rsidRPr="00A1564C" w:rsidRDefault="005939F2" w:rsidP="00BC04C9">
            <w:pPr>
              <w:pStyle w:val="NormalWeb"/>
              <w:numPr>
                <w:ilvl w:val="0"/>
                <w:numId w:val="4"/>
              </w:numPr>
              <w:jc w:val="both"/>
              <w:rPr>
                <w:sz w:val="21"/>
                <w:szCs w:val="21"/>
                <w:lang w:val="es-ES"/>
              </w:rPr>
            </w:pPr>
            <w:r w:rsidRPr="00A1564C">
              <w:rPr>
                <w:sz w:val="21"/>
                <w:szCs w:val="21"/>
                <w:lang w:val="es-ES"/>
              </w:rPr>
              <w:t>Responsabilidad civil: naturaleza, daño económico al Estado y resarcimiento.</w:t>
            </w:r>
            <w:r w:rsidR="003F48E0" w:rsidRPr="00A1564C">
              <w:rPr>
                <w:sz w:val="21"/>
                <w:szCs w:val="21"/>
                <w:lang w:val="es-BO"/>
              </w:rPr>
              <w:t xml:space="preserve"> </w:t>
            </w:r>
            <w:r w:rsidR="003F48E0" w:rsidRPr="00A1564C">
              <w:rPr>
                <w:sz w:val="21"/>
                <w:szCs w:val="21"/>
              </w:rPr>
              <w:t>(C</w:t>
            </w:r>
            <w:r w:rsidR="00760166" w:rsidRPr="00A1564C">
              <w:rPr>
                <w:sz w:val="21"/>
                <w:szCs w:val="21"/>
              </w:rPr>
              <w:t>, P</w:t>
            </w:r>
            <w:r w:rsidR="003F48E0" w:rsidRPr="00A1564C">
              <w:rPr>
                <w:sz w:val="21"/>
                <w:szCs w:val="21"/>
              </w:rPr>
              <w:t>)</w:t>
            </w:r>
          </w:p>
          <w:p w:rsidR="005939F2" w:rsidRPr="00A1564C" w:rsidRDefault="005939F2" w:rsidP="00BC04C9">
            <w:pPr>
              <w:pStyle w:val="NormalWeb"/>
              <w:numPr>
                <w:ilvl w:val="0"/>
                <w:numId w:val="4"/>
              </w:numPr>
              <w:jc w:val="both"/>
              <w:rPr>
                <w:sz w:val="21"/>
                <w:szCs w:val="21"/>
                <w:lang w:val="es-ES"/>
              </w:rPr>
            </w:pPr>
            <w:r w:rsidRPr="00A1564C">
              <w:rPr>
                <w:sz w:val="21"/>
                <w:szCs w:val="21"/>
                <w:lang w:val="es-ES"/>
              </w:rPr>
              <w:t>Responsabilidad penal: naturaleza, conductas delictivas y consecuencias jurídicas.</w:t>
            </w:r>
            <w:r w:rsidR="003F48E0" w:rsidRPr="00A1564C">
              <w:rPr>
                <w:sz w:val="21"/>
                <w:szCs w:val="21"/>
                <w:lang w:val="es-BO"/>
              </w:rPr>
              <w:t xml:space="preserve"> </w:t>
            </w:r>
            <w:r w:rsidR="003F48E0" w:rsidRPr="00A1564C">
              <w:rPr>
                <w:sz w:val="21"/>
                <w:szCs w:val="21"/>
              </w:rPr>
              <w:t>(C, P)</w:t>
            </w:r>
          </w:p>
          <w:p w:rsidR="005939F2" w:rsidRPr="00A1564C" w:rsidRDefault="005939F2" w:rsidP="000D198C">
            <w:pPr>
              <w:pStyle w:val="NormalWeb"/>
              <w:numPr>
                <w:ilvl w:val="0"/>
                <w:numId w:val="4"/>
              </w:numPr>
              <w:jc w:val="both"/>
              <w:rPr>
                <w:sz w:val="21"/>
                <w:szCs w:val="21"/>
                <w:lang w:val="es-ES"/>
              </w:rPr>
            </w:pPr>
            <w:r w:rsidRPr="00A1564C">
              <w:rPr>
                <w:sz w:val="21"/>
                <w:szCs w:val="21"/>
                <w:lang w:val="es-ES"/>
              </w:rPr>
              <w:t>Exención de responsabilidad por la función pública: causales y condiciones.</w:t>
            </w:r>
            <w:r w:rsidR="003F48E0" w:rsidRPr="00A1564C">
              <w:rPr>
                <w:sz w:val="21"/>
                <w:szCs w:val="21"/>
                <w:lang w:val="es-BO"/>
              </w:rPr>
              <w:t xml:space="preserve"> </w:t>
            </w:r>
            <w:r w:rsidR="003F48E0" w:rsidRPr="00A1564C">
              <w:rPr>
                <w:sz w:val="21"/>
                <w:szCs w:val="21"/>
                <w:lang w:val="es-ES"/>
              </w:rPr>
              <w:t>(C)</w:t>
            </w:r>
          </w:p>
          <w:p w:rsidR="007A440B" w:rsidRPr="00A1564C" w:rsidRDefault="005939F2" w:rsidP="00BC04C9">
            <w:pPr>
              <w:pStyle w:val="NormalWeb"/>
              <w:numPr>
                <w:ilvl w:val="0"/>
                <w:numId w:val="4"/>
              </w:numPr>
              <w:jc w:val="both"/>
              <w:rPr>
                <w:sz w:val="21"/>
                <w:szCs w:val="21"/>
                <w:lang w:val="es-ES"/>
              </w:rPr>
            </w:pPr>
            <w:r w:rsidRPr="00A1564C">
              <w:rPr>
                <w:sz w:val="21"/>
                <w:szCs w:val="21"/>
                <w:lang w:val="es-ES"/>
              </w:rPr>
              <w:t>La auditoría gubernamental y su vinculación con el régimen de responsabilidad por la función pública.</w:t>
            </w:r>
            <w:r w:rsidR="003F48E0" w:rsidRPr="00A1564C">
              <w:rPr>
                <w:sz w:val="21"/>
                <w:szCs w:val="21"/>
                <w:lang w:val="es-BO"/>
              </w:rPr>
              <w:t xml:space="preserve"> </w:t>
            </w:r>
            <w:r w:rsidR="003F48E0" w:rsidRPr="00A1564C">
              <w:rPr>
                <w:sz w:val="21"/>
                <w:szCs w:val="21"/>
              </w:rPr>
              <w:t>(C</w:t>
            </w:r>
            <w:r w:rsidR="00760166" w:rsidRPr="00A1564C">
              <w:rPr>
                <w:sz w:val="21"/>
                <w:szCs w:val="21"/>
              </w:rPr>
              <w:t>, P</w:t>
            </w:r>
            <w:r w:rsidR="003F48E0" w:rsidRPr="00A1564C">
              <w:rPr>
                <w:sz w:val="21"/>
                <w:szCs w:val="21"/>
              </w:rPr>
              <w:t>)</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451E40" w:rsidRPr="00A1564C" w:rsidRDefault="00451E40" w:rsidP="00451E40">
            <w:pPr>
              <w:pStyle w:val="Prrafodelista"/>
              <w:numPr>
                <w:ilvl w:val="0"/>
                <w:numId w:val="5"/>
              </w:numPr>
              <w:spacing w:before="20" w:after="20"/>
              <w:ind w:left="277" w:hanging="277"/>
              <w:jc w:val="both"/>
              <w:rPr>
                <w:sz w:val="21"/>
                <w:szCs w:val="21"/>
              </w:rPr>
            </w:pPr>
            <w:r w:rsidRPr="00A1564C">
              <w:rPr>
                <w:sz w:val="21"/>
                <w:szCs w:val="21"/>
                <w:lang w:val="es-ES"/>
              </w:rPr>
              <w:t>Teorías y principios de la responsabilidad civil, penal, administrativa y ejecutiva, y la función pública.</w:t>
            </w:r>
          </w:p>
          <w:p w:rsidR="00451E40" w:rsidRPr="00A1564C" w:rsidRDefault="00451E40" w:rsidP="00451E40">
            <w:pPr>
              <w:pStyle w:val="Prrafodelista"/>
              <w:numPr>
                <w:ilvl w:val="0"/>
                <w:numId w:val="5"/>
              </w:numPr>
              <w:spacing w:before="20" w:after="20"/>
              <w:ind w:left="277" w:hanging="277"/>
              <w:jc w:val="both"/>
              <w:rPr>
                <w:sz w:val="21"/>
                <w:szCs w:val="21"/>
              </w:rPr>
            </w:pPr>
            <w:r w:rsidRPr="00A1564C">
              <w:rPr>
                <w:sz w:val="21"/>
                <w:szCs w:val="21"/>
              </w:rPr>
              <w:t>Nociones sobre derechos y obligaciones de servidores públicos, prescripción y exención de responsabilidad.</w:t>
            </w:r>
          </w:p>
          <w:p w:rsidR="00451E40" w:rsidRPr="00A1564C" w:rsidRDefault="00451E40" w:rsidP="00451E40">
            <w:pPr>
              <w:pStyle w:val="Prrafodelista"/>
              <w:numPr>
                <w:ilvl w:val="0"/>
                <w:numId w:val="5"/>
              </w:numPr>
              <w:spacing w:before="20" w:after="20"/>
              <w:ind w:left="277" w:hanging="277"/>
              <w:jc w:val="both"/>
              <w:rPr>
                <w:sz w:val="21"/>
                <w:szCs w:val="21"/>
              </w:rPr>
            </w:pPr>
            <w:r w:rsidRPr="00A1564C">
              <w:rPr>
                <w:sz w:val="21"/>
                <w:szCs w:val="21"/>
                <w:lang w:val="es-ES"/>
              </w:rPr>
              <w:t>Ley 1178 de Administración y Control Gubernamentales y Decreto Supremo 23318-A, Reglamento de la Responsabilidad por la Función Pública.</w:t>
            </w:r>
          </w:p>
          <w:p w:rsidR="00451E40" w:rsidRPr="00A1564C" w:rsidRDefault="00451E40" w:rsidP="00451E40">
            <w:pPr>
              <w:pStyle w:val="Prrafodelista"/>
              <w:numPr>
                <w:ilvl w:val="0"/>
                <w:numId w:val="5"/>
              </w:numPr>
              <w:spacing w:before="20" w:after="20"/>
              <w:ind w:left="277" w:hanging="277"/>
              <w:jc w:val="both"/>
              <w:rPr>
                <w:sz w:val="21"/>
                <w:szCs w:val="21"/>
              </w:rPr>
            </w:pPr>
            <w:r>
              <w:rPr>
                <w:sz w:val="21"/>
                <w:szCs w:val="21"/>
                <w:lang w:val="es-ES"/>
              </w:rPr>
              <w:t xml:space="preserve">Ley 2027 del </w:t>
            </w:r>
            <w:del w:id="9043" w:author="Comisión de revisión 4.5" w:date="2026-10-13T00:00:00Z">
              <w:r>
                <w:rPr>
                  <w:sz w:val="21"/>
                  <w:szCs w:val="21"/>
                  <w:lang w:val="es-ES"/>
                </w:rPr>
                <w:delText xml:space="preserve">Estatuto del </w:delText>
              </w:r>
              <w:r>
                <w:rPr>
                  <w:sz w:val="21"/>
                  <w:szCs w:val="21"/>
                  <w:lang w:val="es-ES"/>
                </w:rPr>
                <w:delText xml:space="preserve">funcionario</w:delText>
              </w:r>
              <w:r>
                <w:rPr>
                  <w:sz w:val="21"/>
                  <w:szCs w:val="21"/>
                  <w:lang w:val="es-ES"/>
                </w:rPr>
                <w:delText xml:space="preserve"> Público</w:delText>
              </w:r>
            </w:del>
            <w:ins w:id="9044" w:author="Comisión de revisión 4.5" w:date="2026-10-13T00:00:00Z">
              <w:r>
                <w:rPr>
                  <w:sz w:val="21"/>
                  <w:szCs w:val="21"/>
                  <w:lang w:val="es-ES"/>
                </w:rPr>
                <w:t xml:space="preserve">Estatuto del Funcionario Público</w:t>
              </w:r>
            </w:ins>
            <w:r>
              <w:rPr>
                <w:sz w:val="21"/>
                <w:szCs w:val="21"/>
                <w:lang w:val="es-ES"/>
              </w:rPr>
              <w:t xml:space="preserve"> y Ley N.º 2341 de Procedimiento Administrativo.</w:t>
            </w:r>
          </w:p>
          <w:p w:rsidR="00451E40" w:rsidRPr="00A1564C" w:rsidRDefault="00451E40" w:rsidP="00451E40">
            <w:pPr>
              <w:pStyle w:val="Prrafodelista"/>
              <w:numPr>
                <w:ilvl w:val="0"/>
                <w:numId w:val="5"/>
              </w:numPr>
              <w:spacing w:before="20" w:after="20"/>
              <w:ind w:left="277" w:hanging="277"/>
              <w:jc w:val="both"/>
              <w:rPr>
                <w:sz w:val="21"/>
                <w:szCs w:val="21"/>
              </w:rPr>
            </w:pPr>
            <w:r w:rsidRPr="00A1564C">
              <w:rPr>
                <w:sz w:val="21"/>
                <w:szCs w:val="21"/>
                <w:lang w:val="es-ES"/>
              </w:rPr>
              <w:t>Ley 004 de Lucha contra la Corrupción.</w:t>
            </w:r>
          </w:p>
          <w:p w:rsidR="00711CB0" w:rsidRPr="00A1564C" w:rsidRDefault="00711CB0" w:rsidP="00451E40">
            <w:pPr>
              <w:pStyle w:val="Prrafodelista"/>
              <w:spacing w:before="20" w:after="20"/>
              <w:ind w:left="277"/>
              <w:jc w:val="both"/>
              <w:rPr>
                <w:sz w:val="21"/>
                <w:szCs w:val="21"/>
                <w:lang w:val="es-ES"/>
              </w:rPr>
            </w:pPr>
          </w:p>
        </w:tc>
      </w:tr>
      <w:tr w:rsidR="007A440B" w:rsidRPr="00A1564C" w:rsidTr="00C04C00">
        <w:trPr>
          <w:gridAfter w:val="1"/>
          <w:wAfter w:w="60" w:type="dxa"/>
          <w:cantSplit/>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both"/>
              <w:rPr>
                <w:sz w:val="21"/>
                <w:szCs w:val="21"/>
              </w:rPr>
            </w:pPr>
            <w:r w:rsidRPr="00A1564C">
              <w:rPr>
                <w:b/>
                <w:bCs/>
                <w:i/>
                <w:iCs/>
                <w:sz w:val="21"/>
                <w:szCs w:val="21"/>
              </w:rPr>
              <w:lastRenderedPageBreak/>
              <w:t>Elemento de competencia 3</w:t>
            </w:r>
            <w:r w:rsidR="005939F2" w:rsidRPr="00A1564C">
              <w:rPr>
                <w:b/>
                <w:bCs/>
                <w:i/>
                <w:iCs/>
                <w:sz w:val="21"/>
                <w:szCs w:val="21"/>
              </w:rPr>
              <w:t>:</w:t>
            </w:r>
            <w:r w:rsidR="005939F2" w:rsidRPr="00A1564C">
              <w:rPr>
                <w:sz w:val="21"/>
                <w:szCs w:val="21"/>
              </w:rPr>
              <w:t xml:space="preserve"> Evalúa el Sistema de Control Interno de las entidades públicas, mediante la aplicación de los Principios, Normas Generales y Básicas de Control Interno Gubernamental, considerando sus componentes y utilizando cuestionarios, técnicas y procedimientos de evaluación, para determinar el grado de eficacia de los controles, identificar deficiencias y formular recomendaciones orientadas al fortalecimiento del control interno y la gestión institucional.</w:t>
            </w:r>
          </w:p>
        </w:tc>
      </w:tr>
      <w:tr w:rsidR="00E853FD"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spacing w:before="20" w:after="20"/>
              <w:jc w:val="center"/>
              <w:rPr>
                <w:sz w:val="21"/>
                <w:szCs w:val="21"/>
              </w:rPr>
            </w:pPr>
            <w:r w:rsidRPr="00A1564C">
              <w:rPr>
                <w:b/>
                <w:bCs/>
                <w:i/>
                <w:iCs/>
                <w:sz w:val="21"/>
                <w:szCs w:val="21"/>
              </w:rPr>
              <w:t>Criterios de desempeño</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spacing w:before="20" w:after="20"/>
              <w:jc w:val="center"/>
              <w:rPr>
                <w:sz w:val="21"/>
                <w:szCs w:val="21"/>
              </w:rPr>
            </w:pPr>
            <w:r w:rsidRPr="00A1564C">
              <w:rPr>
                <w:b/>
                <w:bCs/>
                <w:i/>
                <w:iCs/>
                <w:sz w:val="21"/>
                <w:szCs w:val="21"/>
              </w:rPr>
              <w:t>Evidencias de desempeño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853FD" w:rsidRPr="00A1564C" w:rsidRDefault="00E853FD" w:rsidP="00E853FD">
            <w:pPr>
              <w:spacing w:before="20" w:after="20"/>
              <w:jc w:val="center"/>
              <w:rPr>
                <w:sz w:val="21"/>
                <w:szCs w:val="21"/>
              </w:rPr>
            </w:pPr>
            <w:r w:rsidRPr="00A1564C">
              <w:rPr>
                <w:b/>
                <w:bCs/>
                <w:i/>
                <w:iCs/>
                <w:sz w:val="21"/>
                <w:szCs w:val="21"/>
              </w:rPr>
              <w:t>Evidencias de producto</w:t>
            </w:r>
          </w:p>
        </w:tc>
      </w:tr>
      <w:tr w:rsidR="00323176"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tcPr>
          <w:p w:rsidR="00323176" w:rsidRPr="00A1564C" w:rsidRDefault="002C1F01" w:rsidP="002C1F01">
            <w:pPr>
              <w:spacing w:before="10" w:after="10"/>
              <w:jc w:val="both"/>
              <w:rPr>
                <w:b/>
                <w:bCs/>
                <w:sz w:val="21"/>
                <w:szCs w:val="21"/>
              </w:rPr>
            </w:pPr>
            <w:r w:rsidRPr="00A1564C">
              <w:rPr>
                <w:sz w:val="21"/>
                <w:szCs w:val="21"/>
              </w:rPr>
              <w:t xml:space="preserve">1. </w:t>
            </w:r>
            <w:r w:rsidR="00323176" w:rsidRPr="00A1564C">
              <w:rPr>
                <w:sz w:val="21"/>
                <w:szCs w:val="21"/>
              </w:rPr>
              <w:t xml:space="preserve">Evalúa el diseño, la implementación y la eficacia del control interno de </w:t>
            </w:r>
            <w:r w:rsidR="00DC64B3" w:rsidRPr="00A1564C">
              <w:rPr>
                <w:sz w:val="21"/>
                <w:szCs w:val="21"/>
              </w:rPr>
              <w:t>entidades públicas</w:t>
            </w:r>
            <w:r w:rsidR="00323176" w:rsidRPr="00A1564C">
              <w:rPr>
                <w:sz w:val="21"/>
                <w:szCs w:val="21"/>
              </w:rPr>
              <w:t xml:space="preserve">, aplicando los Principios, Normas Generales y Básicas </w:t>
            </w:r>
            <w:r w:rsidR="00DC64B3" w:rsidRPr="00A1564C">
              <w:rPr>
                <w:sz w:val="21"/>
                <w:szCs w:val="21"/>
              </w:rPr>
              <w:t>de C</w:t>
            </w:r>
            <w:r w:rsidR="00323176" w:rsidRPr="00A1564C">
              <w:rPr>
                <w:sz w:val="21"/>
                <w:szCs w:val="21"/>
              </w:rPr>
              <w:t xml:space="preserve">ontrol </w:t>
            </w:r>
            <w:r w:rsidR="00DC64B3" w:rsidRPr="00A1564C">
              <w:rPr>
                <w:sz w:val="21"/>
                <w:szCs w:val="21"/>
              </w:rPr>
              <w:t>I</w:t>
            </w:r>
            <w:r w:rsidR="00323176" w:rsidRPr="00A1564C">
              <w:rPr>
                <w:sz w:val="21"/>
                <w:szCs w:val="21"/>
              </w:rPr>
              <w:t xml:space="preserve">nterno </w:t>
            </w:r>
            <w:r w:rsidR="00DC64B3" w:rsidRPr="00A1564C">
              <w:rPr>
                <w:sz w:val="21"/>
                <w:szCs w:val="21"/>
              </w:rPr>
              <w:t>G</w:t>
            </w:r>
            <w:r w:rsidR="00B4547C" w:rsidRPr="00A1564C">
              <w:rPr>
                <w:sz w:val="21"/>
                <w:szCs w:val="21"/>
              </w:rPr>
              <w:t>ubernamental.</w:t>
            </w:r>
          </w:p>
          <w:p w:rsidR="00323176" w:rsidRPr="00A1564C" w:rsidRDefault="00323176" w:rsidP="00323176">
            <w:pPr>
              <w:spacing w:before="10" w:after="10"/>
              <w:ind w:left="-29"/>
              <w:jc w:val="both"/>
              <w:rPr>
                <w:b/>
                <w:bCs/>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B4547C" w:rsidP="00B4547C">
            <w:pPr>
              <w:pStyle w:val="Prrafodelista"/>
              <w:numPr>
                <w:ilvl w:val="1"/>
                <w:numId w:val="6"/>
              </w:numPr>
              <w:spacing w:before="10" w:after="10"/>
              <w:ind w:left="339"/>
              <w:jc w:val="both"/>
              <w:rPr>
                <w:sz w:val="21"/>
                <w:szCs w:val="21"/>
              </w:rPr>
            </w:pPr>
            <w:r w:rsidRPr="00A1564C">
              <w:rPr>
                <w:sz w:val="21"/>
                <w:szCs w:val="21"/>
              </w:rPr>
              <w:t>Analiza y d</w:t>
            </w:r>
            <w:r w:rsidR="00323176" w:rsidRPr="00A1564C">
              <w:rPr>
                <w:sz w:val="21"/>
                <w:szCs w:val="21"/>
              </w:rPr>
              <w:t xml:space="preserve">escribe </w:t>
            </w:r>
            <w:r w:rsidRPr="00A1564C">
              <w:rPr>
                <w:sz w:val="21"/>
                <w:szCs w:val="21"/>
              </w:rPr>
              <w:t>l</w:t>
            </w:r>
            <w:r w:rsidR="00323176" w:rsidRPr="00A1564C">
              <w:rPr>
                <w:sz w:val="21"/>
                <w:szCs w:val="21"/>
              </w:rPr>
              <w:t>os principios, las normas</w:t>
            </w:r>
            <w:r w:rsidRPr="00A1564C">
              <w:rPr>
                <w:sz w:val="21"/>
                <w:szCs w:val="21"/>
              </w:rPr>
              <w:t xml:space="preserve">, procesos y </w:t>
            </w:r>
            <w:r w:rsidR="00323176" w:rsidRPr="00A1564C">
              <w:rPr>
                <w:sz w:val="21"/>
                <w:szCs w:val="21"/>
              </w:rPr>
              <w:t>componentes del Sistema de Control Interno Gubernamental</w:t>
            </w:r>
            <w:r w:rsidRPr="00A1564C">
              <w:rPr>
                <w:sz w:val="21"/>
                <w:szCs w:val="21"/>
              </w:rPr>
              <w:t>, de acuerdo con el Marco Integrado de Control Interno</w:t>
            </w:r>
            <w:r w:rsidR="00323176" w:rsidRPr="00A1564C">
              <w:rPr>
                <w:sz w:val="21"/>
                <w:szCs w:val="21"/>
              </w:rPr>
              <w:t>.</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4547C" w:rsidRPr="00A1564C" w:rsidRDefault="00323176" w:rsidP="00323176">
            <w:pPr>
              <w:spacing w:before="20" w:after="20"/>
              <w:jc w:val="both"/>
              <w:rPr>
                <w:bCs/>
                <w:sz w:val="21"/>
                <w:szCs w:val="21"/>
              </w:rPr>
            </w:pPr>
            <w:r w:rsidRPr="00A1564C">
              <w:rPr>
                <w:b/>
                <w:bCs/>
                <w:sz w:val="21"/>
                <w:szCs w:val="21"/>
              </w:rPr>
              <w:t xml:space="preserve">Producto 9: </w:t>
            </w:r>
            <w:r>
              <w:rPr>
                <w:bCs/>
                <w:sz w:val="21"/>
                <w:szCs w:val="21"/>
              </w:rPr>
              <w:t xml:space="preserve">Esquema de comprensión del Sistema de Control Interno Gubernamental, </w:t>
            </w:r>
            <w:del w:id="9005" w:author="Comisión de revisión 4.5" w:date="2026-10-13T00:00:00Z">
              <w:r>
                <w:rPr>
                  <w:bCs/>
                  <w:sz w:val="21"/>
                  <w:szCs w:val="21"/>
                </w:rPr>
                <w:delText xml:space="preserve">sus componentes y característica</w:delText>
              </w:r>
            </w:del>
            <w:ins w:id="9006" w:author="Comisión de revisión 4.5" w:date="2026-10-13T00:00:00Z">
              <w:r>
                <w:rPr>
                  <w:bCs/>
                  <w:sz w:val="21"/>
                  <w:szCs w:val="21"/>
                </w:rPr>
                <w:t xml:space="preserve">sus componentes y características</w:t>
              </w:r>
            </w:ins>
            <w:r>
              <w:rPr>
                <w:bCs/>
                <w:sz w:val="21"/>
                <w:szCs w:val="21"/>
              </w:rPr>
              <w:t xml:space="preserve">.</w:t>
            </w:r>
          </w:p>
          <w:p w:rsidR="00323176" w:rsidRPr="00A1564C" w:rsidRDefault="00323176" w:rsidP="00B4547C">
            <w:pPr>
              <w:spacing w:before="20" w:after="20"/>
              <w:jc w:val="both"/>
              <w:rPr>
                <w:sz w:val="21"/>
                <w:szCs w:val="21"/>
              </w:rPr>
            </w:pPr>
          </w:p>
        </w:tc>
      </w:tr>
      <w:tr w:rsidR="00323176"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tcPr>
          <w:p w:rsidR="00323176" w:rsidRPr="00A1564C" w:rsidRDefault="00323176" w:rsidP="00323176">
            <w:pPr>
              <w:pStyle w:val="Prrafodelista"/>
              <w:numPr>
                <w:ilvl w:val="0"/>
                <w:numId w:val="6"/>
              </w:numPr>
              <w:spacing w:before="10" w:after="10"/>
              <w:ind w:left="331"/>
              <w:jc w:val="both"/>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B4547C" w:rsidP="000F4B4A">
            <w:pPr>
              <w:pStyle w:val="Prrafodelista"/>
              <w:numPr>
                <w:ilvl w:val="1"/>
                <w:numId w:val="23"/>
              </w:numPr>
              <w:spacing w:before="10" w:after="10"/>
              <w:jc w:val="both"/>
              <w:rPr>
                <w:sz w:val="21"/>
                <w:szCs w:val="21"/>
              </w:rPr>
            </w:pPr>
            <w:r w:rsidRPr="00A1564C">
              <w:rPr>
                <w:sz w:val="21"/>
                <w:szCs w:val="21"/>
              </w:rPr>
              <w:t xml:space="preserve">Aplica técnicas e instrumentos de evaluación para determinar el nivel de eficacia de los controles internos y su contribución </w:t>
            </w:r>
            <w:r w:rsidR="00C81F01" w:rsidRPr="00A1564C">
              <w:rPr>
                <w:sz w:val="21"/>
                <w:szCs w:val="21"/>
              </w:rPr>
              <w:t xml:space="preserve">a </w:t>
            </w:r>
            <w:r w:rsidRPr="00A1564C">
              <w:rPr>
                <w:sz w:val="21"/>
                <w:szCs w:val="21"/>
              </w:rPr>
              <w:t xml:space="preserve">los objetivos </w:t>
            </w:r>
            <w:r w:rsidR="00C81F01" w:rsidRPr="00A1564C">
              <w:rPr>
                <w:sz w:val="21"/>
                <w:szCs w:val="21"/>
              </w:rPr>
              <w:t xml:space="preserve">y metas </w:t>
            </w:r>
            <w:r w:rsidRPr="00A1564C">
              <w:rPr>
                <w:sz w:val="21"/>
                <w:szCs w:val="21"/>
              </w:rPr>
              <w:t>institucionales.</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4547C" w:rsidRPr="00A1564C" w:rsidRDefault="00323176" w:rsidP="00323176">
            <w:pPr>
              <w:spacing w:before="10" w:after="10"/>
              <w:ind w:left="40"/>
              <w:jc w:val="both"/>
              <w:rPr>
                <w:bCs/>
                <w:sz w:val="21"/>
                <w:szCs w:val="21"/>
              </w:rPr>
            </w:pPr>
            <w:r w:rsidRPr="00A1564C">
              <w:rPr>
                <w:b/>
                <w:bCs/>
                <w:sz w:val="21"/>
                <w:szCs w:val="21"/>
              </w:rPr>
              <w:t xml:space="preserve">Producto 10: </w:t>
            </w:r>
            <w:r w:rsidR="00B4547C" w:rsidRPr="00A1564C">
              <w:rPr>
                <w:bCs/>
                <w:sz w:val="21"/>
                <w:szCs w:val="21"/>
              </w:rPr>
              <w:t>Informe de evaluación de la eficacia del control interno, aplicando técnicas e instrumentos.</w:t>
            </w:r>
          </w:p>
          <w:p w:rsidR="00323176" w:rsidRPr="00A1564C" w:rsidRDefault="00323176" w:rsidP="00B4547C">
            <w:pPr>
              <w:spacing w:before="10" w:after="10"/>
              <w:ind w:left="40"/>
              <w:jc w:val="both"/>
              <w:rPr>
                <w:sz w:val="21"/>
                <w:szCs w:val="21"/>
              </w:rPr>
            </w:pPr>
          </w:p>
        </w:tc>
      </w:tr>
      <w:tr w:rsidR="00323176"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tcPr>
          <w:p w:rsidR="00323176" w:rsidRPr="00A1564C" w:rsidRDefault="002C1F01" w:rsidP="002C1F01">
            <w:pPr>
              <w:spacing w:before="10" w:after="10"/>
              <w:jc w:val="both"/>
              <w:rPr>
                <w:sz w:val="21"/>
                <w:szCs w:val="21"/>
              </w:rPr>
            </w:pPr>
            <w:r w:rsidRPr="00A1564C">
              <w:rPr>
                <w:sz w:val="21"/>
                <w:szCs w:val="21"/>
              </w:rPr>
              <w:t xml:space="preserve">2. </w:t>
            </w:r>
            <w:r w:rsidR="00FF12F9" w:rsidRPr="00A1564C">
              <w:rPr>
                <w:sz w:val="21"/>
                <w:szCs w:val="21"/>
              </w:rPr>
              <w:t xml:space="preserve">Determina </w:t>
            </w:r>
            <w:r w:rsidR="00323176" w:rsidRPr="00A1564C">
              <w:rPr>
                <w:sz w:val="21"/>
                <w:szCs w:val="21"/>
              </w:rPr>
              <w:t>y documenta las deficiencias de control interno y formula recomendaciones de mejora</w:t>
            </w:r>
            <w:r w:rsidR="00B4547C" w:rsidRPr="00A1564C">
              <w:rPr>
                <w:sz w:val="21"/>
                <w:szCs w:val="21"/>
              </w:rPr>
              <w:t>, a fin de contribuir al logro de los objetivos y metas institucionales.</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FF12F9" w:rsidP="000F4B4A">
            <w:pPr>
              <w:pStyle w:val="Prrafodelista"/>
              <w:numPr>
                <w:ilvl w:val="1"/>
                <w:numId w:val="24"/>
              </w:numPr>
              <w:spacing w:before="10" w:after="10"/>
              <w:jc w:val="both"/>
              <w:rPr>
                <w:sz w:val="21"/>
                <w:szCs w:val="21"/>
              </w:rPr>
            </w:pPr>
            <w:r w:rsidRPr="00A1564C">
              <w:rPr>
                <w:sz w:val="21"/>
                <w:szCs w:val="21"/>
              </w:rPr>
              <w:t xml:space="preserve">Identifica </w:t>
            </w:r>
            <w:r w:rsidR="00323176" w:rsidRPr="00A1564C">
              <w:rPr>
                <w:sz w:val="21"/>
                <w:szCs w:val="21"/>
              </w:rPr>
              <w:t xml:space="preserve">las deficiencias de control interno </w:t>
            </w:r>
            <w:r w:rsidRPr="00A1564C">
              <w:rPr>
                <w:sz w:val="21"/>
                <w:szCs w:val="21"/>
              </w:rPr>
              <w:t xml:space="preserve">a través de estudios de </w:t>
            </w:r>
            <w:r w:rsidR="00323176" w:rsidRPr="00A1564C">
              <w:rPr>
                <w:sz w:val="21"/>
                <w:szCs w:val="21"/>
              </w:rPr>
              <w:t>caso práctico</w:t>
            </w:r>
            <w:r w:rsidRPr="00A1564C">
              <w:rPr>
                <w:sz w:val="21"/>
                <w:szCs w:val="21"/>
              </w:rPr>
              <w:t xml:space="preserve">: </w:t>
            </w:r>
            <w:r w:rsidR="00323176" w:rsidRPr="00A1564C">
              <w:rPr>
                <w:sz w:val="21"/>
                <w:szCs w:val="21"/>
              </w:rPr>
              <w:t>condición, criterio, causa y efecto.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323176" w:rsidP="00C81F01">
            <w:pPr>
              <w:spacing w:before="10" w:after="10"/>
              <w:jc w:val="both"/>
              <w:rPr>
                <w:b/>
                <w:bCs/>
                <w:sz w:val="21"/>
                <w:szCs w:val="21"/>
              </w:rPr>
            </w:pPr>
            <w:r w:rsidRPr="00A1564C">
              <w:rPr>
                <w:b/>
                <w:bCs/>
                <w:sz w:val="21"/>
                <w:szCs w:val="21"/>
              </w:rPr>
              <w:t xml:space="preserve">Producto 11: </w:t>
            </w:r>
            <w:r w:rsidR="00C81F01" w:rsidRPr="00A1564C">
              <w:rPr>
                <w:bCs/>
                <w:sz w:val="21"/>
                <w:szCs w:val="21"/>
              </w:rPr>
              <w:t xml:space="preserve">Cuadro de </w:t>
            </w:r>
            <w:r w:rsidRPr="00A1564C">
              <w:rPr>
                <w:sz w:val="21"/>
                <w:szCs w:val="21"/>
              </w:rPr>
              <w:t>deficiencias de control interno con sus atributos.</w:t>
            </w:r>
          </w:p>
        </w:tc>
      </w:tr>
      <w:tr w:rsidR="00323176"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323176" w:rsidP="00323176">
            <w:pPr>
              <w:pStyle w:val="Prrafodelista"/>
              <w:numPr>
                <w:ilvl w:val="0"/>
                <w:numId w:val="6"/>
              </w:numPr>
              <w:spacing w:before="10" w:after="10"/>
              <w:ind w:left="331"/>
              <w:jc w:val="both"/>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323176" w:rsidP="000F4B4A">
            <w:pPr>
              <w:pStyle w:val="Prrafodelista"/>
              <w:numPr>
                <w:ilvl w:val="1"/>
                <w:numId w:val="24"/>
              </w:numPr>
              <w:spacing w:before="10" w:after="10"/>
              <w:jc w:val="both"/>
              <w:rPr>
                <w:sz w:val="21"/>
                <w:szCs w:val="21"/>
              </w:rPr>
            </w:pPr>
            <w:r w:rsidRPr="00A1564C">
              <w:rPr>
                <w:sz w:val="21"/>
                <w:szCs w:val="21"/>
              </w:rPr>
              <w:t xml:space="preserve">Redacta </w:t>
            </w:r>
            <w:r w:rsidR="00C81F01" w:rsidRPr="00A1564C">
              <w:rPr>
                <w:sz w:val="21"/>
                <w:szCs w:val="21"/>
              </w:rPr>
              <w:t xml:space="preserve">las observaciones de </w:t>
            </w:r>
            <w:r w:rsidRPr="00A1564C">
              <w:rPr>
                <w:sz w:val="21"/>
                <w:szCs w:val="21"/>
              </w:rPr>
              <w:t>control interno con conclusiones y recomendaciones</w:t>
            </w:r>
            <w:r w:rsidR="00C81F01" w:rsidRPr="00A1564C">
              <w:rPr>
                <w:sz w:val="21"/>
                <w:szCs w:val="21"/>
              </w:rPr>
              <w:t>, sustentadas y argumentadas con marco normativo.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323176" w:rsidRPr="00A1564C" w:rsidRDefault="00323176" w:rsidP="00323176">
            <w:pPr>
              <w:spacing w:before="10" w:after="10"/>
              <w:jc w:val="both"/>
              <w:rPr>
                <w:sz w:val="21"/>
                <w:szCs w:val="21"/>
              </w:rPr>
            </w:pPr>
            <w:r w:rsidRPr="00A1564C">
              <w:rPr>
                <w:b/>
                <w:bCs/>
                <w:sz w:val="21"/>
                <w:szCs w:val="21"/>
              </w:rPr>
              <w:t xml:space="preserve">Producto 12: </w:t>
            </w:r>
            <w:r w:rsidRPr="00A1564C">
              <w:rPr>
                <w:sz w:val="21"/>
                <w:szCs w:val="21"/>
              </w:rPr>
              <w:t>Informe de control interno con conclusiones y recomendaciones.</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conocimiento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Unidad de aprendizaje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b/>
                <w:bCs/>
                <w:i/>
                <w:iCs/>
                <w:sz w:val="21"/>
                <w:szCs w:val="21"/>
              </w:rPr>
            </w:pPr>
            <w:r w:rsidRPr="00A1564C">
              <w:rPr>
                <w:b/>
                <w:bCs/>
                <w:i/>
                <w:iCs/>
                <w:sz w:val="21"/>
                <w:szCs w:val="21"/>
              </w:rPr>
              <w:t>Contenidos</w:t>
            </w:r>
          </w:p>
          <w:p w:rsidR="00FC4F02" w:rsidRPr="00C04C00" w:rsidRDefault="00FC4F02" w:rsidP="00FC4F02">
            <w:pPr>
              <w:spacing w:before="20" w:after="20"/>
              <w:jc w:val="center"/>
              <w:rPr>
                <w:i/>
                <w:iCs/>
                <w:sz w:val="16"/>
                <w:szCs w:val="16"/>
              </w:rPr>
            </w:pPr>
            <w:r w:rsidRPr="00C04C00">
              <w:rPr>
                <w:i/>
                <w:iCs/>
                <w:sz w:val="16"/>
                <w:szCs w:val="16"/>
              </w:rPr>
              <w:t>C: cognitivo · P: procedimental · A: actitudinal · T: manejo de tecnología e IA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Conocimientos circunstanciales</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F10449" w:rsidRDefault="00655246" w:rsidP="00655246">
            <w:pPr>
              <w:spacing w:before="20" w:after="20"/>
              <w:jc w:val="both"/>
              <w:rPr>
                <w:b/>
                <w:sz w:val="21"/>
                <w:szCs w:val="21"/>
              </w:rPr>
            </w:pPr>
            <w:r w:rsidRPr="00F10449">
              <w:rPr>
                <w:b/>
                <w:sz w:val="21"/>
                <w:szCs w:val="21"/>
              </w:rPr>
              <w:t xml:space="preserve">Tema 4. Evaluación </w:t>
            </w:r>
            <w:r w:rsidR="00D56A55" w:rsidRPr="00F10449">
              <w:rPr>
                <w:b/>
                <w:sz w:val="21"/>
                <w:szCs w:val="21"/>
              </w:rPr>
              <w:t>d</w:t>
            </w:r>
            <w:r w:rsidRPr="00F10449">
              <w:rPr>
                <w:b/>
                <w:sz w:val="21"/>
                <w:szCs w:val="21"/>
              </w:rPr>
              <w:t xml:space="preserve">el Sistema </w:t>
            </w:r>
            <w:r w:rsidR="00D56A55" w:rsidRPr="00F10449">
              <w:rPr>
                <w:b/>
                <w:sz w:val="21"/>
                <w:szCs w:val="21"/>
              </w:rPr>
              <w:t>d</w:t>
            </w:r>
            <w:r w:rsidRPr="00F10449">
              <w:rPr>
                <w:b/>
                <w:sz w:val="21"/>
                <w:szCs w:val="21"/>
              </w:rPr>
              <w:t>e Control Interno Gubernamental</w:t>
            </w:r>
          </w:p>
          <w:p w:rsidR="007A440B" w:rsidRPr="00A1564C" w:rsidRDefault="007A440B" w:rsidP="00655246">
            <w:pPr>
              <w:spacing w:before="20" w:after="20"/>
              <w:jc w:val="both"/>
              <w:rPr>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A1564C" w:rsidRDefault="005939F2" w:rsidP="00BC04C9">
            <w:pPr>
              <w:pStyle w:val="NormalWeb"/>
              <w:numPr>
                <w:ilvl w:val="0"/>
                <w:numId w:val="7"/>
              </w:numPr>
              <w:jc w:val="both"/>
              <w:rPr>
                <w:sz w:val="21"/>
                <w:szCs w:val="21"/>
                <w:lang w:val="es-ES"/>
              </w:rPr>
            </w:pPr>
            <w:r w:rsidRPr="00A1564C">
              <w:rPr>
                <w:sz w:val="21"/>
                <w:szCs w:val="21"/>
                <w:lang w:val="es-ES"/>
              </w:rPr>
              <w:t>Naturaleza, objetivos, características y alcance del control interno gubernamental.</w:t>
            </w:r>
            <w:r w:rsidR="00760166" w:rsidRPr="00A1564C">
              <w:rPr>
                <w:sz w:val="21"/>
                <w:szCs w:val="21"/>
                <w:lang w:val="es-BO"/>
              </w:rPr>
              <w:t xml:space="preserve"> </w:t>
            </w:r>
            <w:r w:rsidR="00760166" w:rsidRPr="00A1564C">
              <w:rPr>
                <w:sz w:val="21"/>
                <w:szCs w:val="21"/>
              </w:rPr>
              <w:t>(C)</w:t>
            </w:r>
          </w:p>
          <w:p w:rsidR="005939F2" w:rsidRPr="00A1564C" w:rsidRDefault="005939F2" w:rsidP="00BC04C9">
            <w:pPr>
              <w:pStyle w:val="NormalWeb"/>
              <w:numPr>
                <w:ilvl w:val="0"/>
                <w:numId w:val="7"/>
              </w:numPr>
              <w:jc w:val="both"/>
              <w:rPr>
                <w:sz w:val="21"/>
                <w:szCs w:val="21"/>
                <w:lang w:val="es-ES"/>
              </w:rPr>
            </w:pPr>
            <w:r w:rsidRPr="00A1564C">
              <w:rPr>
                <w:sz w:val="21"/>
                <w:szCs w:val="21"/>
                <w:lang w:val="es-ES"/>
              </w:rPr>
              <w:t>Principios, Normas Generales y Básicas de Control Interno Gubernamental.</w:t>
            </w:r>
            <w:r w:rsidR="00760166" w:rsidRPr="00A1564C">
              <w:rPr>
                <w:sz w:val="21"/>
                <w:szCs w:val="21"/>
                <w:lang w:val="es-BO"/>
              </w:rPr>
              <w:t xml:space="preserve"> </w:t>
            </w:r>
            <w:r w:rsidR="00760166" w:rsidRPr="00A1564C">
              <w:rPr>
                <w:sz w:val="21"/>
                <w:szCs w:val="21"/>
              </w:rPr>
              <w:t>(C)</w:t>
            </w:r>
          </w:p>
          <w:p w:rsidR="005939F2" w:rsidRPr="00A1564C" w:rsidRDefault="005939F2" w:rsidP="00BC04C9">
            <w:pPr>
              <w:pStyle w:val="NormalWeb"/>
              <w:numPr>
                <w:ilvl w:val="0"/>
                <w:numId w:val="7"/>
              </w:numPr>
              <w:jc w:val="both"/>
              <w:rPr>
                <w:sz w:val="21"/>
                <w:szCs w:val="21"/>
                <w:lang w:val="es-ES"/>
              </w:rPr>
            </w:pPr>
            <w:r w:rsidRPr="00A1564C">
              <w:rPr>
                <w:sz w:val="21"/>
                <w:szCs w:val="21"/>
                <w:lang w:val="es-ES"/>
              </w:rPr>
              <w:t>Componentes del Sistema de Control Interno Gubernamental.</w:t>
            </w:r>
            <w:r w:rsidR="00760166" w:rsidRPr="00A1564C">
              <w:rPr>
                <w:sz w:val="21"/>
                <w:szCs w:val="21"/>
                <w:lang w:val="es-BO"/>
              </w:rPr>
              <w:t xml:space="preserve"> </w:t>
            </w:r>
            <w:r w:rsidR="00760166" w:rsidRPr="00A1564C">
              <w:rPr>
                <w:sz w:val="21"/>
                <w:szCs w:val="21"/>
              </w:rPr>
              <w:t>(C)</w:t>
            </w:r>
          </w:p>
          <w:p w:rsidR="005939F2" w:rsidRPr="00A1564C" w:rsidRDefault="005939F2" w:rsidP="00BC04C9">
            <w:pPr>
              <w:pStyle w:val="NormalWeb"/>
              <w:numPr>
                <w:ilvl w:val="0"/>
                <w:numId w:val="7"/>
              </w:numPr>
              <w:jc w:val="both"/>
              <w:rPr>
                <w:sz w:val="21"/>
                <w:szCs w:val="21"/>
                <w:lang w:val="es-ES"/>
              </w:rPr>
            </w:pPr>
            <w:r w:rsidRPr="00A1564C">
              <w:rPr>
                <w:sz w:val="21"/>
                <w:szCs w:val="21"/>
                <w:lang w:val="es-ES"/>
              </w:rPr>
              <w:t>Métodos, técnicas, manuales y guías de evaluación del control interno.</w:t>
            </w:r>
            <w:r w:rsidR="00760166" w:rsidRPr="00A1564C">
              <w:rPr>
                <w:sz w:val="21"/>
                <w:szCs w:val="21"/>
                <w:lang w:val="es-BO"/>
              </w:rPr>
              <w:t xml:space="preserve"> </w:t>
            </w:r>
            <w:r w:rsidR="00760166" w:rsidRPr="00A1564C">
              <w:rPr>
                <w:sz w:val="21"/>
                <w:szCs w:val="21"/>
              </w:rPr>
              <w:t>(C, P, T).</w:t>
            </w:r>
          </w:p>
          <w:p w:rsidR="005939F2" w:rsidRPr="00A1564C" w:rsidRDefault="005939F2" w:rsidP="00BC04C9">
            <w:pPr>
              <w:pStyle w:val="NormalWeb"/>
              <w:numPr>
                <w:ilvl w:val="0"/>
                <w:numId w:val="7"/>
              </w:numPr>
              <w:jc w:val="both"/>
              <w:rPr>
                <w:sz w:val="21"/>
                <w:szCs w:val="21"/>
                <w:lang w:val="es-ES"/>
              </w:rPr>
            </w:pPr>
            <w:r w:rsidRPr="00A1564C">
              <w:rPr>
                <w:sz w:val="21"/>
                <w:szCs w:val="21"/>
                <w:lang w:val="es-ES"/>
              </w:rPr>
              <w:t>Evaluación del diseño, implementación y eficacia de los controles.</w:t>
            </w:r>
            <w:r w:rsidR="00760166" w:rsidRPr="00A1564C">
              <w:rPr>
                <w:sz w:val="21"/>
                <w:szCs w:val="21"/>
                <w:lang w:val="es-BO"/>
              </w:rPr>
              <w:t xml:space="preserve"> </w:t>
            </w:r>
            <w:r w:rsidR="00760166" w:rsidRPr="00A1564C">
              <w:rPr>
                <w:sz w:val="21"/>
                <w:szCs w:val="21"/>
              </w:rPr>
              <w:t>(C, P)</w:t>
            </w:r>
          </w:p>
          <w:p w:rsidR="005939F2" w:rsidRPr="00A1564C" w:rsidRDefault="005939F2" w:rsidP="00BC04C9">
            <w:pPr>
              <w:pStyle w:val="NormalWeb"/>
              <w:numPr>
                <w:ilvl w:val="0"/>
                <w:numId w:val="7"/>
              </w:numPr>
              <w:jc w:val="both"/>
              <w:rPr>
                <w:sz w:val="21"/>
                <w:szCs w:val="21"/>
                <w:lang w:val="es-ES"/>
              </w:rPr>
            </w:pPr>
            <w:r w:rsidRPr="00A1564C">
              <w:rPr>
                <w:sz w:val="21"/>
                <w:szCs w:val="21"/>
                <w:lang w:val="es-ES"/>
              </w:rPr>
              <w:t>Identificación, análisis y documentación de deficiencias de control interno.</w:t>
            </w:r>
            <w:r w:rsidR="00760166" w:rsidRPr="00A1564C">
              <w:rPr>
                <w:sz w:val="21"/>
                <w:szCs w:val="21"/>
                <w:lang w:val="es-BO"/>
              </w:rPr>
              <w:t xml:space="preserve"> </w:t>
            </w:r>
            <w:r w:rsidR="00760166" w:rsidRPr="00A1564C">
              <w:rPr>
                <w:sz w:val="21"/>
                <w:szCs w:val="21"/>
              </w:rPr>
              <w:t>(C, P)</w:t>
            </w:r>
          </w:p>
          <w:p w:rsidR="007A440B" w:rsidRPr="00A1564C" w:rsidRDefault="005939F2" w:rsidP="00BC04C9">
            <w:pPr>
              <w:pStyle w:val="NormalWeb"/>
              <w:numPr>
                <w:ilvl w:val="0"/>
                <w:numId w:val="7"/>
              </w:numPr>
              <w:jc w:val="both"/>
              <w:rPr>
                <w:sz w:val="21"/>
                <w:szCs w:val="21"/>
                <w:lang w:val="es-ES"/>
              </w:rPr>
            </w:pPr>
            <w:del w:id="9045" w:author="Comisión de revisión 4.5" w:date="2026-10-13T00:00:00Z">
              <w:r>
                <w:rPr>
                  <w:sz w:val="21"/>
                  <w:szCs w:val="21"/>
                  <w:lang w:val="es-ES"/>
                </w:rPr>
                <w:delText xml:space="preserve">Elaboración de Informes, conclusiones</w:delText>
              </w:r>
            </w:del>
            <w:ins w:id="9046" w:author="Comisión de revisión 4.5" w:date="2026-10-13T00:00:00Z">
              <w:r>
                <w:rPr>
                  <w:sz w:val="21"/>
                  <w:szCs w:val="21"/>
                  <w:lang w:val="es-ES"/>
                </w:rPr>
                <w:t xml:space="preserve">Elaboración de informes, conclusiones</w:t>
              </w:r>
            </w:ins>
            <w:r>
              <w:rPr>
                <w:sz w:val="21"/>
                <w:szCs w:val="21"/>
                <w:lang w:val="es-ES"/>
              </w:rPr>
              <w:t xml:space="preserve"> y recomendaciones de control interno.</w:t>
            </w:r>
            <w:r w:rsidR="00760166" w:rsidRPr="00A1564C">
              <w:rPr>
                <w:sz w:val="21"/>
                <w:szCs w:val="21"/>
                <w:lang w:val="es-BO"/>
              </w:rPr>
              <w:t xml:space="preserve"> </w:t>
            </w:r>
            <w:r w:rsidR="00760166" w:rsidRPr="00A1564C">
              <w:rPr>
                <w:sz w:val="21"/>
                <w:szCs w:val="21"/>
              </w:rPr>
              <w:t>(C, P, 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E3787" w:rsidRPr="00A1564C" w:rsidRDefault="004E3787" w:rsidP="004E3787">
            <w:pPr>
              <w:pStyle w:val="Prrafodelista"/>
              <w:numPr>
                <w:ilvl w:val="0"/>
                <w:numId w:val="8"/>
              </w:numPr>
              <w:spacing w:before="10" w:after="10"/>
              <w:jc w:val="both"/>
              <w:rPr>
                <w:sz w:val="21"/>
                <w:szCs w:val="21"/>
              </w:rPr>
            </w:pPr>
            <w:r w:rsidRPr="00A1564C">
              <w:rPr>
                <w:sz w:val="21"/>
                <w:szCs w:val="21"/>
                <w:lang w:val="es-ES"/>
              </w:rPr>
              <w:t>Teorías y enfoques del control interno: Modelo COSO y su relación con el control gubernamental.</w:t>
            </w:r>
          </w:p>
          <w:p w:rsidR="004E3787" w:rsidRPr="00A1564C" w:rsidRDefault="004E3787" w:rsidP="004E3787">
            <w:pPr>
              <w:pStyle w:val="Prrafodelista"/>
              <w:numPr>
                <w:ilvl w:val="0"/>
                <w:numId w:val="8"/>
              </w:numPr>
              <w:spacing w:before="10" w:after="10"/>
              <w:jc w:val="both"/>
              <w:rPr>
                <w:sz w:val="21"/>
                <w:szCs w:val="21"/>
              </w:rPr>
            </w:pPr>
            <w:r w:rsidRPr="00A1564C">
              <w:rPr>
                <w:sz w:val="21"/>
                <w:szCs w:val="21"/>
                <w:lang w:val="es-ES"/>
              </w:rPr>
              <w:t>Teorías y principios del control interno, reserva de la información.</w:t>
            </w:r>
          </w:p>
          <w:p w:rsidR="004E3787" w:rsidRPr="00A1564C" w:rsidRDefault="004E3787" w:rsidP="004E3787">
            <w:pPr>
              <w:pStyle w:val="Prrafodelista"/>
              <w:numPr>
                <w:ilvl w:val="0"/>
                <w:numId w:val="8"/>
              </w:numPr>
              <w:spacing w:before="10" w:after="10"/>
              <w:jc w:val="both"/>
              <w:rPr>
                <w:sz w:val="21"/>
                <w:szCs w:val="21"/>
              </w:rPr>
            </w:pPr>
            <w:r w:rsidRPr="00A1564C">
              <w:rPr>
                <w:sz w:val="21"/>
                <w:szCs w:val="21"/>
                <w:lang w:val="es-ES"/>
              </w:rPr>
              <w:t>Normas y reglamentos de los sistemas de administración, manuales y disposiciones.</w:t>
            </w:r>
          </w:p>
          <w:p w:rsidR="00711CB0" w:rsidRPr="00A1564C" w:rsidRDefault="004E3787" w:rsidP="00512ACD">
            <w:pPr>
              <w:pStyle w:val="Prrafodelista"/>
              <w:numPr>
                <w:ilvl w:val="0"/>
                <w:numId w:val="8"/>
              </w:numPr>
              <w:spacing w:before="10" w:after="10"/>
              <w:jc w:val="both"/>
              <w:rPr>
                <w:sz w:val="21"/>
                <w:szCs w:val="21"/>
              </w:rPr>
            </w:pPr>
            <w:r w:rsidRPr="00A1564C">
              <w:rPr>
                <w:sz w:val="21"/>
                <w:szCs w:val="21"/>
                <w:lang w:val="es-ES"/>
              </w:rPr>
              <w:t>Nociones y métodos de identificación y análisis de riesgos</w:t>
            </w:r>
            <w:r w:rsidR="00512ACD" w:rsidRPr="00A1564C">
              <w:rPr>
                <w:sz w:val="21"/>
                <w:szCs w:val="21"/>
                <w:lang w:val="es-ES"/>
              </w:rPr>
              <w:t>.</w:t>
            </w:r>
          </w:p>
        </w:tc>
      </w:tr>
      <w:tr w:rsidR="007A440B" w:rsidRPr="00A1564C" w:rsidTr="00C04C00">
        <w:trPr>
          <w:gridAfter w:val="1"/>
          <w:wAfter w:w="60" w:type="dxa"/>
          <w:cantSplit/>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5939F2">
            <w:pPr>
              <w:spacing w:before="100" w:beforeAutospacing="1" w:after="100" w:afterAutospacing="1"/>
              <w:jc w:val="both"/>
              <w:outlineLvl w:val="2"/>
              <w:rPr>
                <w:sz w:val="21"/>
                <w:szCs w:val="21"/>
                <w:lang w:val="es-ES"/>
              </w:rPr>
            </w:pPr>
            <w:r w:rsidRPr="00A1564C">
              <w:rPr>
                <w:b/>
                <w:bCs/>
                <w:i/>
                <w:iCs/>
                <w:sz w:val="21"/>
                <w:szCs w:val="21"/>
              </w:rPr>
              <w:t xml:space="preserve">Elemento de competencia 4: </w:t>
            </w:r>
            <w:r w:rsidR="005939F2" w:rsidRPr="00A1564C">
              <w:rPr>
                <w:sz w:val="21"/>
                <w:szCs w:val="21"/>
                <w:lang w:val="es-ES"/>
              </w:rPr>
              <w:t>Planifica, ejecuta y comunica los resultados de la auditoría financiera gubernamental, aplicando las Normas de Auditoría Financiera, mediante el relevamiento de información, la evaluación del control interno, la planificación de auditoría, la obtención de evidencia válida y suficiente, y la elaboración de papeles de trabajo, para emitir una opinión independiente sobre la razonabilidad o confiabilidad de los estados financieros.</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Criterios de desempeño</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desempeño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producto</w:t>
            </w:r>
          </w:p>
        </w:tc>
      </w:tr>
      <w:tr w:rsidR="007A440B"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7A440B" w:rsidRPr="00A1564C" w:rsidRDefault="00860E9E" w:rsidP="002928A3">
            <w:pPr>
              <w:spacing w:before="20" w:after="20"/>
              <w:jc w:val="both"/>
              <w:rPr>
                <w:sz w:val="21"/>
                <w:szCs w:val="21"/>
              </w:rPr>
            </w:pPr>
            <w:r w:rsidRPr="00A1564C">
              <w:rPr>
                <w:sz w:val="21"/>
                <w:szCs w:val="21"/>
              </w:rPr>
              <w:lastRenderedPageBreak/>
              <w:t xml:space="preserve">1. </w:t>
            </w:r>
            <w:r w:rsidR="003C3BE9" w:rsidRPr="00A1564C">
              <w:rPr>
                <w:sz w:val="21"/>
                <w:szCs w:val="21"/>
              </w:rPr>
              <w:t>Planifica la auditoría financiera mediante el conocimiento de la entidad, la evaluación del control interno</w:t>
            </w:r>
            <w:r w:rsidR="002928A3" w:rsidRPr="00A1564C">
              <w:rPr>
                <w:sz w:val="21"/>
                <w:szCs w:val="21"/>
              </w:rPr>
              <w:t xml:space="preserve">, </w:t>
            </w:r>
            <w:r w:rsidR="00060639" w:rsidRPr="00A1564C">
              <w:rPr>
                <w:sz w:val="21"/>
                <w:szCs w:val="21"/>
              </w:rPr>
              <w:t xml:space="preserve">la determinación de </w:t>
            </w:r>
            <w:r w:rsidR="003C3BE9" w:rsidRPr="00A1564C">
              <w:rPr>
                <w:sz w:val="21"/>
                <w:szCs w:val="21"/>
              </w:rPr>
              <w:t>riesgos</w:t>
            </w:r>
            <w:r w:rsidR="003D0C70" w:rsidRPr="00A1564C">
              <w:rPr>
                <w:sz w:val="21"/>
                <w:szCs w:val="21"/>
              </w:rPr>
              <w:t xml:space="preserve"> </w:t>
            </w:r>
            <w:r w:rsidR="001268BB" w:rsidRPr="00A1564C">
              <w:rPr>
                <w:sz w:val="21"/>
                <w:szCs w:val="21"/>
              </w:rPr>
              <w:t>e importancia relativa</w:t>
            </w:r>
            <w:r w:rsidR="002928A3" w:rsidRPr="00A1564C">
              <w:rPr>
                <w:sz w:val="21"/>
                <w:szCs w:val="21"/>
              </w:rPr>
              <w:t xml:space="preserve"> y </w:t>
            </w:r>
            <w:r w:rsidR="001268BB" w:rsidRPr="00A1564C">
              <w:rPr>
                <w:sz w:val="21"/>
                <w:szCs w:val="21"/>
              </w:rPr>
              <w:t>la definición</w:t>
            </w:r>
            <w:r w:rsidR="003C3BE9" w:rsidRPr="00A1564C">
              <w:rPr>
                <w:sz w:val="21"/>
                <w:szCs w:val="21"/>
              </w:rPr>
              <w:t xml:space="preserve"> </w:t>
            </w:r>
            <w:r w:rsidR="001268BB" w:rsidRPr="00A1564C">
              <w:rPr>
                <w:sz w:val="21"/>
                <w:szCs w:val="21"/>
              </w:rPr>
              <w:t>d</w:t>
            </w:r>
            <w:r w:rsidR="003C3BE9" w:rsidRPr="00A1564C">
              <w:rPr>
                <w:sz w:val="21"/>
                <w:szCs w:val="21"/>
              </w:rPr>
              <w:t>el enfoque y estrategia de auditoría, conforme a Normas de Auditoría Financiera.</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3D0C70" w:rsidP="001268BB">
            <w:pPr>
              <w:pStyle w:val="Prrafodelista"/>
              <w:numPr>
                <w:ilvl w:val="1"/>
                <w:numId w:val="9"/>
              </w:numPr>
              <w:spacing w:before="10" w:after="10"/>
              <w:ind w:left="275"/>
              <w:jc w:val="both"/>
              <w:rPr>
                <w:b/>
                <w:bCs/>
                <w:i/>
                <w:iCs/>
                <w:sz w:val="21"/>
                <w:szCs w:val="21"/>
              </w:rPr>
            </w:pPr>
            <w:r w:rsidRPr="00A1564C">
              <w:rPr>
                <w:sz w:val="21"/>
                <w:szCs w:val="21"/>
              </w:rPr>
              <w:t>A</w:t>
            </w:r>
            <w:r w:rsidR="003C3BE9" w:rsidRPr="00A1564C">
              <w:rPr>
                <w:sz w:val="21"/>
                <w:szCs w:val="21"/>
              </w:rPr>
              <w:t>naliza información de la entidad</w:t>
            </w:r>
            <w:r w:rsidRPr="00A1564C">
              <w:rPr>
                <w:sz w:val="21"/>
                <w:szCs w:val="21"/>
              </w:rPr>
              <w:t xml:space="preserve">, </w:t>
            </w:r>
            <w:r w:rsidR="002928A3" w:rsidRPr="00A1564C">
              <w:rPr>
                <w:sz w:val="21"/>
                <w:szCs w:val="21"/>
              </w:rPr>
              <w:t xml:space="preserve">su </w:t>
            </w:r>
            <w:r w:rsidR="001268BB" w:rsidRPr="00A1564C">
              <w:rPr>
                <w:sz w:val="21"/>
                <w:szCs w:val="21"/>
              </w:rPr>
              <w:t xml:space="preserve">estructura organizacional, los </w:t>
            </w:r>
            <w:r w:rsidRPr="00A1564C">
              <w:rPr>
                <w:sz w:val="21"/>
                <w:szCs w:val="21"/>
              </w:rPr>
              <w:t>estados financieros</w:t>
            </w:r>
            <w:r w:rsidR="001268BB" w:rsidRPr="00A1564C">
              <w:rPr>
                <w:sz w:val="21"/>
                <w:szCs w:val="21"/>
              </w:rPr>
              <w:t xml:space="preserve">, </w:t>
            </w:r>
            <w:r w:rsidRPr="00A1564C">
              <w:rPr>
                <w:sz w:val="21"/>
                <w:szCs w:val="21"/>
              </w:rPr>
              <w:t xml:space="preserve">el sistema de control interno y </w:t>
            </w:r>
            <w:r w:rsidR="001268BB" w:rsidRPr="00A1564C">
              <w:rPr>
                <w:sz w:val="21"/>
                <w:szCs w:val="21"/>
              </w:rPr>
              <w:t xml:space="preserve">una evaluación de los </w:t>
            </w:r>
            <w:r w:rsidRPr="00A1564C">
              <w:rPr>
                <w:sz w:val="21"/>
                <w:szCs w:val="21"/>
              </w:rPr>
              <w:t>riesgos relevantes para la auditoría.</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02E4E" w:rsidRPr="00A1564C" w:rsidRDefault="00860E9E" w:rsidP="003D0C70">
            <w:pPr>
              <w:spacing w:before="10" w:after="10"/>
              <w:jc w:val="both"/>
              <w:rPr>
                <w:sz w:val="21"/>
                <w:szCs w:val="21"/>
              </w:rPr>
            </w:pPr>
            <w:r w:rsidRPr="00A1564C">
              <w:rPr>
                <w:b/>
                <w:bCs/>
                <w:sz w:val="21"/>
                <w:szCs w:val="21"/>
              </w:rPr>
              <w:t>Producto 1</w:t>
            </w:r>
            <w:r w:rsidR="000D198C" w:rsidRPr="00A1564C">
              <w:rPr>
                <w:b/>
                <w:bCs/>
                <w:sz w:val="21"/>
                <w:szCs w:val="21"/>
              </w:rPr>
              <w:t>3</w:t>
            </w:r>
            <w:r w:rsidRPr="00A1564C">
              <w:rPr>
                <w:b/>
                <w:bCs/>
                <w:sz w:val="21"/>
                <w:szCs w:val="21"/>
              </w:rPr>
              <w:t xml:space="preserve">: </w:t>
            </w:r>
            <w:r w:rsidR="003D0C70" w:rsidRPr="00A1564C">
              <w:rPr>
                <w:bCs/>
                <w:sz w:val="21"/>
                <w:szCs w:val="21"/>
              </w:rPr>
              <w:t xml:space="preserve">Documentos de </w:t>
            </w:r>
            <w:r w:rsidRPr="00A1564C">
              <w:rPr>
                <w:sz w:val="21"/>
                <w:szCs w:val="21"/>
              </w:rPr>
              <w:t>relevamiento de información</w:t>
            </w:r>
            <w:r w:rsidR="003D0C70" w:rsidRPr="00A1564C">
              <w:rPr>
                <w:sz w:val="21"/>
                <w:szCs w:val="21"/>
              </w:rPr>
              <w:t>: cuadros, reportes</w:t>
            </w:r>
            <w:r w:rsidR="00F02E4E" w:rsidRPr="00A1564C">
              <w:rPr>
                <w:sz w:val="21"/>
                <w:szCs w:val="21"/>
              </w:rPr>
              <w:t>, análisis vertical y horizontal, evaluación de control interno</w:t>
            </w:r>
            <w:r w:rsidR="003D0C70" w:rsidRPr="00A1564C">
              <w:rPr>
                <w:sz w:val="21"/>
                <w:szCs w:val="21"/>
              </w:rPr>
              <w:t xml:space="preserve"> y otros</w:t>
            </w:r>
            <w:r w:rsidR="00F02E4E" w:rsidRPr="00A1564C">
              <w:rPr>
                <w:sz w:val="21"/>
                <w:szCs w:val="21"/>
              </w:rPr>
              <w:t>.</w:t>
            </w:r>
          </w:p>
          <w:p w:rsidR="007A440B" w:rsidRPr="00A1564C" w:rsidRDefault="007A440B" w:rsidP="003D0C70">
            <w:pPr>
              <w:spacing w:before="10" w:after="10"/>
              <w:jc w:val="both"/>
              <w:rPr>
                <w:b/>
                <w:bCs/>
                <w:i/>
                <w:iCs/>
                <w:sz w:val="21"/>
                <w:szCs w:val="21"/>
              </w:rPr>
            </w:pPr>
          </w:p>
        </w:tc>
      </w:tr>
      <w:tr w:rsidR="007A440B"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7A440B" w:rsidP="000F4B4A">
            <w:pPr>
              <w:pStyle w:val="Prrafodelista"/>
              <w:numPr>
                <w:ilvl w:val="0"/>
                <w:numId w:val="24"/>
              </w:numPr>
              <w:spacing w:before="10" w:after="10"/>
              <w:jc w:val="both"/>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3D0C70" w:rsidP="001268BB">
            <w:pPr>
              <w:pStyle w:val="Prrafodelista"/>
              <w:numPr>
                <w:ilvl w:val="1"/>
                <w:numId w:val="9"/>
              </w:numPr>
              <w:spacing w:before="10" w:after="10"/>
              <w:ind w:left="275"/>
              <w:jc w:val="both"/>
              <w:rPr>
                <w:sz w:val="21"/>
                <w:szCs w:val="21"/>
              </w:rPr>
            </w:pPr>
            <w:r w:rsidRPr="00A1564C">
              <w:rPr>
                <w:sz w:val="21"/>
                <w:szCs w:val="21"/>
              </w:rPr>
              <w:t xml:space="preserve">Elabora el </w:t>
            </w:r>
            <w:r w:rsidR="00860E9E" w:rsidRPr="00A1564C">
              <w:rPr>
                <w:sz w:val="21"/>
                <w:szCs w:val="21"/>
              </w:rPr>
              <w:t>memorándum de planificación</w:t>
            </w:r>
            <w:r>
              <w:rPr>
                <w:sz w:val="21"/>
                <w:szCs w:val="21"/>
              </w:rPr>
              <w:t xml:space="preserve">: antecedentes, objetivo, objeto, alcance, metodología, marco normativo y otros, </w:t>
            </w:r>
            <w:del w:id="9015" w:author="Comisión de revisión 4.5" w:date="2026-10-13T00:00:00Z">
              <w:r>
                <w:rPr>
                  <w:sz w:val="21"/>
                  <w:szCs w:val="21"/>
                </w:rPr>
                <w:delText xml:space="preserve">incluido los procedimientos</w:delText>
              </w:r>
            </w:del>
            <w:ins w:id="9016" w:author="Comisión de revisión 4.5" w:date="2026-10-13T00:00:00Z">
              <w:r>
                <w:rPr>
                  <w:sz w:val="21"/>
                  <w:szCs w:val="21"/>
                </w:rPr>
                <w:t xml:space="preserve">incluidos los procedimientos</w:t>
              </w:r>
            </w:ins>
            <w:r>
              <w:rPr>
                <w:sz w:val="21"/>
                <w:szCs w:val="21"/>
              </w:rPr>
              <w:t xml:space="preserve"> a ser aplicados en los </w:t>
            </w:r>
            <w:r w:rsidR="00860E9E" w:rsidRPr="00A1564C">
              <w:rPr>
                <w:sz w:val="21"/>
                <w:szCs w:val="21"/>
              </w:rPr>
              <w:t>programas de trabajo</w:t>
            </w:r>
            <w:r w:rsidRPr="00A1564C">
              <w:rPr>
                <w:sz w:val="21"/>
                <w:szCs w:val="21"/>
              </w:rPr>
              <w:t>.</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10" w:after="10"/>
              <w:ind w:left="40"/>
              <w:jc w:val="both"/>
              <w:rPr>
                <w:sz w:val="21"/>
                <w:szCs w:val="21"/>
              </w:rPr>
            </w:pPr>
            <w:r w:rsidRPr="00A1564C">
              <w:rPr>
                <w:b/>
                <w:bCs/>
                <w:sz w:val="21"/>
                <w:szCs w:val="21"/>
              </w:rPr>
              <w:t xml:space="preserve">Producto 14: </w:t>
            </w:r>
            <w:r w:rsidR="003D0C70" w:rsidRPr="00A1564C">
              <w:rPr>
                <w:bCs/>
                <w:sz w:val="21"/>
                <w:szCs w:val="21"/>
              </w:rPr>
              <w:t xml:space="preserve">Documento de </w:t>
            </w:r>
            <w:r w:rsidRPr="00A1564C">
              <w:rPr>
                <w:bCs/>
                <w:sz w:val="21"/>
                <w:szCs w:val="21"/>
              </w:rPr>
              <w:t>Memorándum de Planificación de Auditoría (MPA) y programas de auditoría financiera.</w:t>
            </w:r>
          </w:p>
        </w:tc>
      </w:tr>
      <w:tr w:rsidR="007A440B" w:rsidRPr="00A1564C" w:rsidTr="00C04C00">
        <w:trPr>
          <w:gridAfter w:val="1"/>
          <w:wAfter w:w="60" w:type="dxa"/>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7A440B" w:rsidRPr="00A1564C" w:rsidRDefault="002C1F01" w:rsidP="00CD081D">
            <w:pPr>
              <w:spacing w:before="10" w:after="10"/>
              <w:jc w:val="both"/>
              <w:rPr>
                <w:sz w:val="21"/>
                <w:szCs w:val="21"/>
              </w:rPr>
            </w:pPr>
            <w:r w:rsidRPr="00A1564C">
              <w:rPr>
                <w:sz w:val="21"/>
                <w:szCs w:val="21"/>
              </w:rPr>
              <w:t xml:space="preserve">2. </w:t>
            </w:r>
            <w:r w:rsidR="00CD081D" w:rsidRPr="00A1564C">
              <w:rPr>
                <w:sz w:val="21"/>
                <w:szCs w:val="21"/>
              </w:rPr>
              <w:t>Ejecuta procedimientos de auditoría financiera y obtiene evidencia suficiente y competente, documentando los resultados de la auditoría y formula la opinión e informe</w:t>
            </w:r>
            <w:r w:rsidR="002928A3" w:rsidRPr="00A1564C">
              <w:rPr>
                <w:sz w:val="21"/>
                <w:szCs w:val="21"/>
              </w:rPr>
              <w:t>s</w:t>
            </w:r>
            <w:r w:rsidR="00CD081D" w:rsidRPr="00A1564C">
              <w:rPr>
                <w:sz w:val="21"/>
                <w:szCs w:val="21"/>
              </w:rPr>
              <w:t xml:space="preserve"> de auditoría conforme a las normas aplicables.</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771B97">
            <w:pPr>
              <w:pStyle w:val="Prrafodelista"/>
              <w:numPr>
                <w:ilvl w:val="1"/>
                <w:numId w:val="10"/>
              </w:numPr>
              <w:spacing w:before="10" w:after="10"/>
              <w:jc w:val="both"/>
              <w:rPr>
                <w:sz w:val="21"/>
                <w:szCs w:val="21"/>
              </w:rPr>
            </w:pPr>
            <w:r w:rsidRPr="00A1564C">
              <w:rPr>
                <w:sz w:val="21"/>
                <w:szCs w:val="21"/>
              </w:rPr>
              <w:t xml:space="preserve">Aplica </w:t>
            </w:r>
            <w:r w:rsidR="00771B97" w:rsidRPr="00A1564C">
              <w:rPr>
                <w:sz w:val="21"/>
                <w:szCs w:val="21"/>
              </w:rPr>
              <w:t xml:space="preserve">los </w:t>
            </w:r>
            <w:r w:rsidRPr="00A1564C">
              <w:rPr>
                <w:sz w:val="21"/>
                <w:szCs w:val="21"/>
              </w:rPr>
              <w:t>procedimientos de auditoría y pruebas sustantivas sobre los ru</w:t>
            </w:r>
            <w:r w:rsidR="00CD081D" w:rsidRPr="00A1564C">
              <w:rPr>
                <w:sz w:val="21"/>
                <w:szCs w:val="21"/>
              </w:rPr>
              <w:t xml:space="preserve">bros </w:t>
            </w:r>
            <w:r w:rsidR="002928A3" w:rsidRPr="00A1564C">
              <w:rPr>
                <w:sz w:val="21"/>
                <w:szCs w:val="21"/>
              </w:rPr>
              <w:t xml:space="preserve">y cuentas </w:t>
            </w:r>
            <w:r w:rsidR="00CD081D" w:rsidRPr="00A1564C">
              <w:rPr>
                <w:sz w:val="21"/>
                <w:szCs w:val="21"/>
              </w:rPr>
              <w:t>de los estados financieros, obteniendo evidencia válida, suficiente y competente.</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771B97">
            <w:pPr>
              <w:spacing w:before="10" w:after="10"/>
              <w:jc w:val="both"/>
              <w:rPr>
                <w:b/>
                <w:bCs/>
                <w:i/>
                <w:iCs/>
                <w:sz w:val="21"/>
                <w:szCs w:val="21"/>
              </w:rPr>
            </w:pPr>
            <w:r w:rsidRPr="00A1564C">
              <w:rPr>
                <w:b/>
                <w:bCs/>
                <w:sz w:val="21"/>
                <w:szCs w:val="21"/>
              </w:rPr>
              <w:t xml:space="preserve">Producto 15: </w:t>
            </w:r>
            <w:r w:rsidR="00CD081D" w:rsidRPr="00A1564C">
              <w:rPr>
                <w:bCs/>
                <w:sz w:val="21"/>
                <w:szCs w:val="21"/>
              </w:rPr>
              <w:t xml:space="preserve">Documentos de papeles de trabajo, </w:t>
            </w:r>
            <w:r w:rsidRPr="00A1564C">
              <w:rPr>
                <w:sz w:val="21"/>
                <w:szCs w:val="21"/>
              </w:rPr>
              <w:t xml:space="preserve">y </w:t>
            </w:r>
            <w:r w:rsidR="00CD081D" w:rsidRPr="00A1564C">
              <w:rPr>
                <w:sz w:val="21"/>
                <w:szCs w:val="21"/>
              </w:rPr>
              <w:t xml:space="preserve">legajos </w:t>
            </w:r>
            <w:r w:rsidRPr="00A1564C">
              <w:rPr>
                <w:sz w:val="21"/>
                <w:szCs w:val="21"/>
              </w:rPr>
              <w:t xml:space="preserve">de ejecución de </w:t>
            </w:r>
            <w:r w:rsidR="00CD081D" w:rsidRPr="00A1564C">
              <w:rPr>
                <w:sz w:val="21"/>
                <w:szCs w:val="21"/>
              </w:rPr>
              <w:t xml:space="preserve">la </w:t>
            </w:r>
            <w:r w:rsidRPr="00A1564C">
              <w:rPr>
                <w:sz w:val="21"/>
                <w:szCs w:val="21"/>
              </w:rPr>
              <w:t>auditoría financiera.</w:t>
            </w:r>
          </w:p>
        </w:tc>
      </w:tr>
      <w:tr w:rsidR="007A440B" w:rsidRPr="00A1564C" w:rsidTr="00C04C00">
        <w:trPr>
          <w:gridAfter w:val="1"/>
          <w:wAfter w:w="60" w:type="dxa"/>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7A440B" w:rsidP="00FC4F02">
            <w:pPr>
              <w:spacing w:before="20" w:after="20"/>
              <w:rPr>
                <w:sz w:val="21"/>
                <w:szCs w:val="21"/>
              </w:rPr>
            </w:pP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CD081D">
            <w:pPr>
              <w:pStyle w:val="Prrafodelista"/>
              <w:numPr>
                <w:ilvl w:val="1"/>
                <w:numId w:val="10"/>
              </w:numPr>
              <w:spacing w:before="10" w:after="10"/>
              <w:jc w:val="both"/>
              <w:rPr>
                <w:sz w:val="21"/>
                <w:szCs w:val="21"/>
              </w:rPr>
            </w:pPr>
            <w:r w:rsidRPr="00A1564C">
              <w:rPr>
                <w:sz w:val="21"/>
                <w:szCs w:val="21"/>
              </w:rPr>
              <w:t xml:space="preserve">Redacta el informe de auditoría financiera expresando la opinión sobre la razonabilidad </w:t>
            </w:r>
            <w:r w:rsidR="00CD081D" w:rsidRPr="00A1564C">
              <w:rPr>
                <w:sz w:val="21"/>
                <w:szCs w:val="21"/>
              </w:rPr>
              <w:t>o confiabilidad de los estados financieros, incluido el informe de control interno.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3D1F94">
            <w:pPr>
              <w:spacing w:before="10" w:after="10"/>
              <w:jc w:val="both"/>
              <w:rPr>
                <w:sz w:val="21"/>
                <w:szCs w:val="21"/>
              </w:rPr>
            </w:pPr>
            <w:r w:rsidRPr="00A1564C">
              <w:rPr>
                <w:b/>
                <w:bCs/>
                <w:sz w:val="21"/>
                <w:szCs w:val="21"/>
              </w:rPr>
              <w:t xml:space="preserve">Producto 16: </w:t>
            </w:r>
            <w:r w:rsidRPr="00A1564C">
              <w:rPr>
                <w:sz w:val="21"/>
                <w:szCs w:val="21"/>
              </w:rPr>
              <w:t>Informe de auditoría financiera gubernamental con opinión independiente</w:t>
            </w:r>
            <w:r w:rsidR="00CD081D" w:rsidRPr="00A1564C">
              <w:rPr>
                <w:sz w:val="21"/>
                <w:szCs w:val="21"/>
              </w:rPr>
              <w:t xml:space="preserve"> y </w:t>
            </w:r>
            <w:r w:rsidR="002928A3" w:rsidRPr="00A1564C">
              <w:rPr>
                <w:sz w:val="21"/>
                <w:szCs w:val="21"/>
              </w:rPr>
              <w:t xml:space="preserve">el informe de </w:t>
            </w:r>
            <w:r w:rsidR="00CD081D" w:rsidRPr="00A1564C">
              <w:rPr>
                <w:sz w:val="21"/>
                <w:szCs w:val="21"/>
              </w:rPr>
              <w:t>control interno</w:t>
            </w:r>
            <w:r w:rsidRPr="00A1564C">
              <w:rPr>
                <w:sz w:val="21"/>
                <w:szCs w:val="21"/>
              </w:rPr>
              <w:t>.</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conocimiento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Unidad de aprendizaje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b/>
                <w:bCs/>
                <w:i/>
                <w:iCs/>
                <w:sz w:val="21"/>
                <w:szCs w:val="21"/>
              </w:rPr>
            </w:pPr>
            <w:r w:rsidRPr="00A1564C">
              <w:rPr>
                <w:b/>
                <w:bCs/>
                <w:i/>
                <w:iCs/>
                <w:sz w:val="21"/>
                <w:szCs w:val="21"/>
              </w:rPr>
              <w:t>Contenidos</w:t>
            </w:r>
          </w:p>
          <w:p w:rsidR="00FC4F02" w:rsidRPr="00C04C00" w:rsidRDefault="00FC4F02" w:rsidP="00FC4F02">
            <w:pPr>
              <w:spacing w:before="20" w:after="20"/>
              <w:jc w:val="center"/>
              <w:rPr>
                <w:sz w:val="16"/>
                <w:szCs w:val="16"/>
              </w:rPr>
            </w:pPr>
            <w:r w:rsidRPr="00C04C00">
              <w:rPr>
                <w:sz w:val="16"/>
                <w:szCs w:val="16"/>
              </w:rPr>
              <w:t>C: cognitivo · P: procedimental · A: actitudinal · T: manejo de tecnología e IA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Conocimientos circunstanciales</w:t>
            </w:r>
          </w:p>
        </w:tc>
      </w:tr>
      <w:tr w:rsidR="007A440B" w:rsidRPr="00A1564C" w:rsidTr="00C04C00">
        <w:trPr>
          <w:gridAfter w:val="1"/>
          <w:wAfter w:w="60" w:type="dxa"/>
          <w:trHeight w:val="649"/>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939F2" w:rsidRPr="00F10449" w:rsidRDefault="00655246" w:rsidP="00655246">
            <w:pPr>
              <w:spacing w:before="20" w:after="20"/>
              <w:jc w:val="both"/>
              <w:rPr>
                <w:b/>
                <w:sz w:val="21"/>
                <w:szCs w:val="21"/>
              </w:rPr>
            </w:pPr>
            <w:r w:rsidRPr="00F10449">
              <w:rPr>
                <w:b/>
                <w:sz w:val="21"/>
                <w:szCs w:val="21"/>
              </w:rPr>
              <w:t xml:space="preserve">Tema </w:t>
            </w:r>
            <w:r w:rsidR="00D56A55" w:rsidRPr="00F10449">
              <w:rPr>
                <w:b/>
                <w:sz w:val="21"/>
                <w:szCs w:val="21"/>
              </w:rPr>
              <w:t>5</w:t>
            </w:r>
            <w:r w:rsidRPr="00F10449">
              <w:rPr>
                <w:b/>
                <w:sz w:val="21"/>
                <w:szCs w:val="21"/>
              </w:rPr>
              <w:t xml:space="preserve">. Planificación </w:t>
            </w:r>
            <w:r w:rsidR="001C322B" w:rsidRPr="00F10449">
              <w:rPr>
                <w:b/>
                <w:sz w:val="21"/>
                <w:szCs w:val="21"/>
              </w:rPr>
              <w:t>d</w:t>
            </w:r>
            <w:r w:rsidRPr="00F10449">
              <w:rPr>
                <w:b/>
                <w:sz w:val="21"/>
                <w:szCs w:val="21"/>
              </w:rPr>
              <w:t xml:space="preserve">e </w:t>
            </w:r>
            <w:r w:rsidR="001C322B" w:rsidRPr="00F10449">
              <w:rPr>
                <w:b/>
                <w:sz w:val="21"/>
                <w:szCs w:val="21"/>
              </w:rPr>
              <w:t>l</w:t>
            </w:r>
            <w:r w:rsidRPr="00F10449">
              <w:rPr>
                <w:b/>
                <w:sz w:val="21"/>
                <w:szCs w:val="21"/>
              </w:rPr>
              <w:t>a Auditoría Financiera Gubernamental</w:t>
            </w:r>
          </w:p>
          <w:p w:rsidR="007A440B" w:rsidRPr="00A1564C" w:rsidRDefault="007A440B" w:rsidP="00655246">
            <w:pPr>
              <w:spacing w:before="20" w:after="20"/>
              <w:jc w:val="both"/>
              <w:rPr>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55246" w:rsidRPr="00A1564C" w:rsidRDefault="00655246" w:rsidP="00BC04C9">
            <w:pPr>
              <w:pStyle w:val="NormalWeb"/>
              <w:numPr>
                <w:ilvl w:val="0"/>
                <w:numId w:val="11"/>
              </w:numPr>
              <w:jc w:val="both"/>
              <w:rPr>
                <w:sz w:val="21"/>
                <w:szCs w:val="21"/>
                <w:lang w:val="es-ES"/>
              </w:rPr>
            </w:pPr>
            <w:r w:rsidRPr="00A1564C">
              <w:rPr>
                <w:sz w:val="21"/>
                <w:szCs w:val="21"/>
                <w:lang w:val="es-ES"/>
              </w:rPr>
              <w:t>Naturaleza, objetivos, características, alcance y responsables de la auditoría financiera gubernamental.</w:t>
            </w:r>
            <w:r w:rsidR="00760166" w:rsidRPr="00A1564C">
              <w:rPr>
                <w:sz w:val="21"/>
                <w:szCs w:val="21"/>
                <w:lang w:val="es-BO"/>
              </w:rPr>
              <w:t xml:space="preserve"> </w:t>
            </w:r>
            <w:r w:rsidR="00760166" w:rsidRPr="00A1564C">
              <w:rPr>
                <w:sz w:val="21"/>
                <w:szCs w:val="21"/>
              </w:rPr>
              <w:t>(C)</w:t>
            </w:r>
          </w:p>
          <w:p w:rsidR="00655246" w:rsidRPr="00A1564C" w:rsidRDefault="00655246" w:rsidP="00BC04C9">
            <w:pPr>
              <w:pStyle w:val="NormalWeb"/>
              <w:numPr>
                <w:ilvl w:val="0"/>
                <w:numId w:val="11"/>
              </w:numPr>
              <w:jc w:val="both"/>
              <w:rPr>
                <w:sz w:val="21"/>
                <w:szCs w:val="21"/>
                <w:lang w:val="es-ES"/>
              </w:rPr>
            </w:pPr>
            <w:r w:rsidRPr="00A1564C">
              <w:rPr>
                <w:sz w:val="21"/>
                <w:szCs w:val="21"/>
                <w:lang w:val="es-ES"/>
              </w:rPr>
              <w:t>Normas de Auditoría Financiera: principios, requisitos y responsabilidades.</w:t>
            </w:r>
            <w:r w:rsidR="00760166" w:rsidRPr="00A1564C">
              <w:rPr>
                <w:sz w:val="21"/>
                <w:szCs w:val="21"/>
                <w:lang w:val="es-BO"/>
              </w:rPr>
              <w:t xml:space="preserve"> </w:t>
            </w:r>
            <w:r w:rsidR="00760166" w:rsidRPr="00A1564C">
              <w:rPr>
                <w:sz w:val="21"/>
                <w:szCs w:val="21"/>
              </w:rPr>
              <w:t>(C)</w:t>
            </w:r>
          </w:p>
          <w:p w:rsidR="00655246" w:rsidRPr="00A1564C" w:rsidRDefault="00655246" w:rsidP="00BC04C9">
            <w:pPr>
              <w:pStyle w:val="NormalWeb"/>
              <w:numPr>
                <w:ilvl w:val="0"/>
                <w:numId w:val="11"/>
              </w:numPr>
              <w:jc w:val="both"/>
              <w:rPr>
                <w:sz w:val="21"/>
                <w:szCs w:val="21"/>
                <w:lang w:val="es-ES"/>
              </w:rPr>
            </w:pPr>
            <w:r w:rsidRPr="00A1564C">
              <w:rPr>
                <w:sz w:val="21"/>
                <w:szCs w:val="21"/>
                <w:lang w:val="es-ES"/>
              </w:rPr>
              <w:t>Estados financieros gubernamentales y marco de información financiera aplicable.</w:t>
            </w:r>
            <w:r w:rsidR="00760166" w:rsidRPr="00A1564C">
              <w:rPr>
                <w:sz w:val="21"/>
                <w:szCs w:val="21"/>
                <w:lang w:val="es-BO"/>
              </w:rPr>
              <w:t xml:space="preserve"> </w:t>
            </w:r>
            <w:r w:rsidR="00760166" w:rsidRPr="00A1564C">
              <w:rPr>
                <w:sz w:val="21"/>
                <w:szCs w:val="21"/>
              </w:rPr>
              <w:t>(C)</w:t>
            </w:r>
          </w:p>
          <w:p w:rsidR="00655246" w:rsidRPr="00A1564C" w:rsidRDefault="00655246" w:rsidP="00BC04C9">
            <w:pPr>
              <w:pStyle w:val="NormalWeb"/>
              <w:numPr>
                <w:ilvl w:val="0"/>
                <w:numId w:val="11"/>
              </w:numPr>
              <w:jc w:val="both"/>
              <w:rPr>
                <w:sz w:val="21"/>
                <w:szCs w:val="21"/>
                <w:lang w:val="es-ES"/>
              </w:rPr>
            </w:pPr>
            <w:r w:rsidRPr="00A1564C">
              <w:rPr>
                <w:sz w:val="21"/>
                <w:szCs w:val="21"/>
                <w:lang w:val="es-ES"/>
              </w:rPr>
              <w:t>Relevamiento de información y conocimiento de la entidad.</w:t>
            </w:r>
            <w:r w:rsidR="00760166" w:rsidRPr="00A1564C">
              <w:rPr>
                <w:sz w:val="21"/>
                <w:szCs w:val="21"/>
                <w:lang w:val="es-BO"/>
              </w:rPr>
              <w:t xml:space="preserve"> </w:t>
            </w:r>
            <w:r w:rsidR="00760166" w:rsidRPr="00A1564C">
              <w:rPr>
                <w:sz w:val="21"/>
                <w:szCs w:val="21"/>
              </w:rPr>
              <w:t>(C, P, T)</w:t>
            </w:r>
          </w:p>
          <w:p w:rsidR="00655246" w:rsidRPr="00A1564C" w:rsidRDefault="00655246" w:rsidP="00BC04C9">
            <w:pPr>
              <w:pStyle w:val="NormalWeb"/>
              <w:numPr>
                <w:ilvl w:val="0"/>
                <w:numId w:val="11"/>
              </w:numPr>
              <w:jc w:val="both"/>
              <w:rPr>
                <w:sz w:val="21"/>
                <w:szCs w:val="21"/>
                <w:lang w:val="es-ES"/>
              </w:rPr>
            </w:pPr>
            <w:r w:rsidRPr="00A1564C">
              <w:rPr>
                <w:sz w:val="21"/>
                <w:szCs w:val="21"/>
                <w:lang w:val="es-ES"/>
              </w:rPr>
              <w:t>Evaluación del control interno y determinación de riesgos de auditoría.</w:t>
            </w:r>
            <w:r w:rsidR="00760166" w:rsidRPr="00A1564C">
              <w:rPr>
                <w:sz w:val="21"/>
                <w:szCs w:val="21"/>
                <w:lang w:val="es-BO"/>
              </w:rPr>
              <w:t xml:space="preserve"> </w:t>
            </w:r>
            <w:r w:rsidR="00760166" w:rsidRPr="00A1564C">
              <w:rPr>
                <w:sz w:val="21"/>
                <w:szCs w:val="21"/>
              </w:rPr>
              <w:t>(C, P)</w:t>
            </w:r>
          </w:p>
          <w:p w:rsidR="00655246" w:rsidRPr="00A1564C" w:rsidRDefault="00655246" w:rsidP="00BC04C9">
            <w:pPr>
              <w:pStyle w:val="NormalWeb"/>
              <w:numPr>
                <w:ilvl w:val="0"/>
                <w:numId w:val="11"/>
              </w:numPr>
              <w:jc w:val="both"/>
              <w:rPr>
                <w:sz w:val="21"/>
                <w:szCs w:val="21"/>
                <w:lang w:val="es-ES"/>
              </w:rPr>
            </w:pPr>
            <w:r w:rsidRPr="00A1564C">
              <w:rPr>
                <w:sz w:val="21"/>
                <w:szCs w:val="21"/>
                <w:lang w:val="es-ES"/>
              </w:rPr>
              <w:t>Importancia relativa, enfoque y estrategia de auditoría financiera.</w:t>
            </w:r>
            <w:r w:rsidR="00760166" w:rsidRPr="00A1564C">
              <w:rPr>
                <w:sz w:val="21"/>
                <w:szCs w:val="21"/>
                <w:lang w:val="es-BO"/>
              </w:rPr>
              <w:t xml:space="preserve"> </w:t>
            </w:r>
            <w:r w:rsidR="00760166" w:rsidRPr="00A1564C">
              <w:rPr>
                <w:sz w:val="21"/>
                <w:szCs w:val="21"/>
              </w:rPr>
              <w:t>(C, P)</w:t>
            </w:r>
          </w:p>
          <w:p w:rsidR="007A440B" w:rsidRPr="00A1564C" w:rsidRDefault="00655246" w:rsidP="000D198C">
            <w:pPr>
              <w:pStyle w:val="NormalWeb"/>
              <w:numPr>
                <w:ilvl w:val="0"/>
                <w:numId w:val="11"/>
              </w:numPr>
              <w:jc w:val="both"/>
              <w:rPr>
                <w:sz w:val="21"/>
                <w:szCs w:val="21"/>
                <w:lang w:val="es-ES"/>
              </w:rPr>
            </w:pPr>
            <w:r w:rsidRPr="00A1564C">
              <w:rPr>
                <w:sz w:val="21"/>
                <w:szCs w:val="21"/>
                <w:lang w:val="es-ES"/>
              </w:rPr>
              <w:t>Planificación de auditoría: memorándum de planificación y programas de trabajo.</w:t>
            </w:r>
            <w:r w:rsidR="00760166" w:rsidRPr="00A1564C">
              <w:rPr>
                <w:sz w:val="21"/>
                <w:szCs w:val="21"/>
                <w:lang w:val="es-ES"/>
              </w:rPr>
              <w:t xml:space="preserve"> </w:t>
            </w:r>
            <w:r w:rsidR="00760166" w:rsidRPr="00A1564C">
              <w:rPr>
                <w:sz w:val="21"/>
                <w:szCs w:val="21"/>
              </w:rPr>
              <w:t>(C, P</w:t>
            </w:r>
            <w:r w:rsidR="000D198C" w:rsidRPr="00A1564C">
              <w:rPr>
                <w:sz w:val="21"/>
                <w:szCs w:val="21"/>
              </w:rPr>
              <w:t>)</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12ACD" w:rsidRPr="00A1564C" w:rsidRDefault="00512ACD" w:rsidP="00BA7A09">
            <w:pPr>
              <w:pStyle w:val="Prrafodelista"/>
              <w:numPr>
                <w:ilvl w:val="0"/>
                <w:numId w:val="12"/>
              </w:numPr>
              <w:spacing w:before="10" w:after="10"/>
              <w:jc w:val="both"/>
              <w:rPr>
                <w:sz w:val="21"/>
                <w:szCs w:val="21"/>
              </w:rPr>
            </w:pPr>
            <w:r w:rsidRPr="00A1564C">
              <w:rPr>
                <w:sz w:val="21"/>
                <w:szCs w:val="21"/>
                <w:lang w:val="es-ES"/>
              </w:rPr>
              <w:t>Teorías y principios de razonabilidad y confiabilidad de la información financiera gubernamental.</w:t>
            </w:r>
          </w:p>
          <w:p w:rsidR="00512ACD" w:rsidRPr="00A1564C" w:rsidRDefault="00512ACD" w:rsidP="00BA7A09">
            <w:pPr>
              <w:pStyle w:val="Prrafodelista"/>
              <w:numPr>
                <w:ilvl w:val="0"/>
                <w:numId w:val="12"/>
              </w:numPr>
              <w:spacing w:before="10" w:after="10"/>
              <w:jc w:val="both"/>
              <w:rPr>
                <w:sz w:val="21"/>
                <w:szCs w:val="21"/>
              </w:rPr>
            </w:pPr>
            <w:r w:rsidRPr="00A1564C">
              <w:rPr>
                <w:sz w:val="21"/>
                <w:szCs w:val="21"/>
                <w:lang w:val="es-ES"/>
              </w:rPr>
              <w:t>Normas Generales de Auditoría Gubernamental, Normas de Auditoría Financiera, guías</w:t>
            </w:r>
            <w:r w:rsidR="00BA7A09" w:rsidRPr="00A1564C">
              <w:rPr>
                <w:sz w:val="21"/>
                <w:szCs w:val="21"/>
                <w:lang w:val="es-ES"/>
              </w:rPr>
              <w:t xml:space="preserve"> e </w:t>
            </w:r>
            <w:del w:id="9041" w:author="Comisión de revisión 4.5" w:date="2026-10-13T00:00:00Z">
              <w:r>
                <w:rPr>
                  <w:sz w:val="21"/>
                  <w:szCs w:val="21"/>
                  <w:lang w:val="es-ES"/>
                </w:rPr>
                <w:delText xml:space="preserve">instructivos</w:delText>
              </w:r>
              <w:r>
                <w:rPr>
                  <w:sz w:val="21"/>
                  <w:szCs w:val="21"/>
                  <w:lang w:val="es-ES"/>
                </w:rPr>
                <w:delText xml:space="preserve">. de </w:delText>
              </w:r>
              <w:r>
                <w:rPr>
                  <w:sz w:val="21"/>
                  <w:szCs w:val="21"/>
                  <w:lang w:val="es-ES"/>
                </w:rPr>
                <w:delText xml:space="preserve">la Contraloría</w:delText>
              </w:r>
            </w:del>
            <w:ins w:id="9042" w:author="Comisión de revisión 4.5" w:date="2026-10-13T00:00:00Z">
              <w:r>
                <w:rPr>
                  <w:sz w:val="21"/>
                  <w:szCs w:val="21"/>
                  <w:lang w:val="es-ES"/>
                </w:rPr>
                <w:t xml:space="preserve">instructivos de la Contraloría</w:t>
              </w:r>
            </w:ins>
            <w:r>
              <w:rPr>
                <w:sz w:val="21"/>
                <w:szCs w:val="21"/>
                <w:lang w:val="es-ES"/>
              </w:rPr>
              <w:t xml:space="preserve"> General del Estado.</w:t>
            </w:r>
          </w:p>
          <w:p w:rsidR="0046430B" w:rsidRPr="00A1564C" w:rsidRDefault="0046430B" w:rsidP="00BA7A09">
            <w:pPr>
              <w:pStyle w:val="Prrafodelista"/>
              <w:numPr>
                <w:ilvl w:val="0"/>
                <w:numId w:val="12"/>
              </w:numPr>
              <w:spacing w:before="10" w:after="10"/>
              <w:jc w:val="both"/>
              <w:rPr>
                <w:sz w:val="21"/>
                <w:szCs w:val="21"/>
              </w:rPr>
            </w:pPr>
            <w:r w:rsidRPr="00A1564C">
              <w:rPr>
                <w:sz w:val="21"/>
                <w:szCs w:val="21"/>
                <w:lang w:val="es-ES"/>
              </w:rPr>
              <w:t>Normas Internacionales de las Entidades Fiscalizadoras Superiores (ISSAI) de la INTOSAI.</w:t>
            </w:r>
          </w:p>
          <w:p w:rsidR="00711CB0" w:rsidRPr="00A1564C" w:rsidRDefault="00BA7A09" w:rsidP="00BA7A09">
            <w:pPr>
              <w:pStyle w:val="Prrafodelista"/>
              <w:numPr>
                <w:ilvl w:val="0"/>
                <w:numId w:val="12"/>
              </w:numPr>
              <w:spacing w:before="10" w:after="10"/>
              <w:jc w:val="both"/>
              <w:rPr>
                <w:sz w:val="21"/>
                <w:szCs w:val="21"/>
              </w:rPr>
            </w:pPr>
            <w:r w:rsidRPr="00A1564C">
              <w:rPr>
                <w:sz w:val="21"/>
                <w:szCs w:val="21"/>
                <w:lang w:val="es-ES"/>
              </w:rPr>
              <w:t xml:space="preserve">Nociones de </w:t>
            </w:r>
            <w:r w:rsidR="00512ACD" w:rsidRPr="00A1564C">
              <w:rPr>
                <w:sz w:val="21"/>
                <w:szCs w:val="21"/>
                <w:lang w:val="es-ES"/>
              </w:rPr>
              <w:t>técnicas de análisis de información financiera</w:t>
            </w:r>
            <w:r w:rsidRPr="00A1564C">
              <w:rPr>
                <w:sz w:val="21"/>
                <w:szCs w:val="21"/>
                <w:lang w:val="es-ES"/>
              </w:rPr>
              <w:t xml:space="preserve"> y valoración del riesgo.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55246" w:rsidRPr="00F10449" w:rsidRDefault="00655246" w:rsidP="00655246">
            <w:pPr>
              <w:spacing w:before="20" w:after="20"/>
              <w:jc w:val="both"/>
              <w:rPr>
                <w:b/>
                <w:sz w:val="21"/>
                <w:szCs w:val="21"/>
              </w:rPr>
            </w:pPr>
            <w:r w:rsidRPr="00F10449">
              <w:rPr>
                <w:b/>
                <w:sz w:val="21"/>
                <w:szCs w:val="21"/>
              </w:rPr>
              <w:t xml:space="preserve">Tema 6. Ejecución </w:t>
            </w:r>
            <w:r w:rsidR="001C322B" w:rsidRPr="00F10449">
              <w:rPr>
                <w:b/>
                <w:sz w:val="21"/>
                <w:szCs w:val="21"/>
              </w:rPr>
              <w:t>y</w:t>
            </w:r>
            <w:r w:rsidRPr="00F10449">
              <w:rPr>
                <w:b/>
                <w:sz w:val="21"/>
                <w:szCs w:val="21"/>
              </w:rPr>
              <w:t xml:space="preserve"> Comunicación </w:t>
            </w:r>
            <w:r w:rsidR="001C322B" w:rsidRPr="00F10449">
              <w:rPr>
                <w:b/>
                <w:sz w:val="21"/>
                <w:szCs w:val="21"/>
              </w:rPr>
              <w:t>d</w:t>
            </w:r>
            <w:r w:rsidRPr="00F10449">
              <w:rPr>
                <w:b/>
                <w:sz w:val="21"/>
                <w:szCs w:val="21"/>
              </w:rPr>
              <w:t xml:space="preserve">e Resultados </w:t>
            </w:r>
            <w:r w:rsidR="001C322B" w:rsidRPr="00F10449">
              <w:rPr>
                <w:b/>
                <w:sz w:val="21"/>
                <w:szCs w:val="21"/>
              </w:rPr>
              <w:t>d</w:t>
            </w:r>
            <w:r w:rsidRPr="00F10449">
              <w:rPr>
                <w:b/>
                <w:sz w:val="21"/>
                <w:szCs w:val="21"/>
              </w:rPr>
              <w:t xml:space="preserve">e </w:t>
            </w:r>
            <w:r w:rsidR="001C322B" w:rsidRPr="00F10449">
              <w:rPr>
                <w:b/>
                <w:sz w:val="21"/>
                <w:szCs w:val="21"/>
              </w:rPr>
              <w:t>l</w:t>
            </w:r>
            <w:r w:rsidRPr="00F10449">
              <w:rPr>
                <w:b/>
                <w:sz w:val="21"/>
                <w:szCs w:val="21"/>
              </w:rPr>
              <w:t>a Auditoría Financiera</w:t>
            </w:r>
            <w:r w:rsidR="00104BED" w:rsidRPr="00F10449">
              <w:rPr>
                <w:b/>
                <w:sz w:val="21"/>
                <w:szCs w:val="21"/>
              </w:rPr>
              <w:t xml:space="preserve"> Gubernamental</w:t>
            </w:r>
          </w:p>
          <w:p w:rsidR="007A440B" w:rsidRPr="00A1564C" w:rsidRDefault="007A440B" w:rsidP="00655246">
            <w:pPr>
              <w:spacing w:before="20" w:after="20"/>
              <w:jc w:val="both"/>
              <w:rPr>
                <w:sz w:val="21"/>
                <w:szCs w:val="21"/>
              </w:rPr>
            </w:pP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55246" w:rsidRPr="00A1564C" w:rsidRDefault="00655246" w:rsidP="00BC04C9">
            <w:pPr>
              <w:pStyle w:val="NormalWeb"/>
              <w:numPr>
                <w:ilvl w:val="0"/>
                <w:numId w:val="13"/>
              </w:numPr>
              <w:jc w:val="both"/>
              <w:rPr>
                <w:sz w:val="21"/>
                <w:szCs w:val="21"/>
                <w:lang w:val="es-ES"/>
              </w:rPr>
            </w:pPr>
            <w:r w:rsidRPr="00A1564C">
              <w:rPr>
                <w:sz w:val="21"/>
                <w:szCs w:val="21"/>
                <w:lang w:val="es-ES"/>
              </w:rPr>
              <w:t>Ejecución de programas de trabajo y procedimientos de auditoría financiera.</w:t>
            </w:r>
            <w:r w:rsidR="00760166" w:rsidRPr="00A1564C">
              <w:rPr>
                <w:sz w:val="21"/>
                <w:szCs w:val="21"/>
                <w:lang w:val="es-BO"/>
              </w:rPr>
              <w:t xml:space="preserve"> </w:t>
            </w:r>
            <w:r w:rsidR="00760166" w:rsidRPr="00A1564C">
              <w:rPr>
                <w:sz w:val="21"/>
                <w:szCs w:val="21"/>
              </w:rPr>
              <w:t>(C, P)</w:t>
            </w:r>
          </w:p>
          <w:p w:rsidR="00655246" w:rsidRPr="00A1564C" w:rsidRDefault="00655246" w:rsidP="00BC04C9">
            <w:pPr>
              <w:pStyle w:val="NormalWeb"/>
              <w:numPr>
                <w:ilvl w:val="0"/>
                <w:numId w:val="13"/>
              </w:numPr>
              <w:jc w:val="both"/>
              <w:rPr>
                <w:sz w:val="21"/>
                <w:szCs w:val="21"/>
                <w:lang w:val="es-ES"/>
              </w:rPr>
            </w:pPr>
            <w:r w:rsidRPr="00A1564C">
              <w:rPr>
                <w:sz w:val="21"/>
                <w:szCs w:val="21"/>
                <w:lang w:val="es-ES"/>
              </w:rPr>
              <w:t>Evidencia de auditoría: naturaleza, características, validez y suficiencia.</w:t>
            </w:r>
            <w:r w:rsidR="00760166" w:rsidRPr="00A1564C">
              <w:rPr>
                <w:sz w:val="21"/>
                <w:szCs w:val="21"/>
                <w:lang w:val="es-BO"/>
              </w:rPr>
              <w:t xml:space="preserve"> </w:t>
            </w:r>
            <w:r w:rsidR="00760166" w:rsidRPr="00A1564C">
              <w:rPr>
                <w:sz w:val="21"/>
                <w:szCs w:val="21"/>
              </w:rPr>
              <w:t>(C)</w:t>
            </w:r>
          </w:p>
          <w:p w:rsidR="00655246" w:rsidRPr="00A1564C" w:rsidRDefault="00655246" w:rsidP="00BC04C9">
            <w:pPr>
              <w:pStyle w:val="NormalWeb"/>
              <w:numPr>
                <w:ilvl w:val="0"/>
                <w:numId w:val="13"/>
              </w:numPr>
              <w:jc w:val="both"/>
              <w:rPr>
                <w:sz w:val="21"/>
                <w:szCs w:val="21"/>
                <w:lang w:val="es-ES"/>
              </w:rPr>
            </w:pPr>
            <w:r w:rsidRPr="00A1564C">
              <w:rPr>
                <w:sz w:val="21"/>
                <w:szCs w:val="21"/>
                <w:lang w:val="es-ES"/>
              </w:rPr>
              <w:lastRenderedPageBreak/>
              <w:t>Técnicas y procedimientos para la obtención y evaluación de evidencia.</w:t>
            </w:r>
            <w:r w:rsidR="00760166" w:rsidRPr="00A1564C">
              <w:rPr>
                <w:sz w:val="21"/>
                <w:szCs w:val="21"/>
                <w:lang w:val="es-BO"/>
              </w:rPr>
              <w:t xml:space="preserve"> </w:t>
            </w:r>
            <w:r w:rsidR="00760166" w:rsidRPr="00A1564C">
              <w:rPr>
                <w:sz w:val="21"/>
                <w:szCs w:val="21"/>
              </w:rPr>
              <w:t>(C, P, T)</w:t>
            </w:r>
          </w:p>
          <w:p w:rsidR="00655246" w:rsidRPr="00A1564C" w:rsidRDefault="00655246" w:rsidP="00BC04C9">
            <w:pPr>
              <w:pStyle w:val="NormalWeb"/>
              <w:numPr>
                <w:ilvl w:val="0"/>
                <w:numId w:val="13"/>
              </w:numPr>
              <w:jc w:val="both"/>
              <w:rPr>
                <w:sz w:val="21"/>
                <w:szCs w:val="21"/>
                <w:lang w:val="es-ES"/>
              </w:rPr>
            </w:pPr>
            <w:r w:rsidRPr="00A1564C">
              <w:rPr>
                <w:sz w:val="21"/>
                <w:szCs w:val="21"/>
                <w:lang w:val="es-ES"/>
              </w:rPr>
              <w:t>Papeles de trabajo: elaboración, documentación, referenciación y archivo.</w:t>
            </w:r>
            <w:r w:rsidR="00760166" w:rsidRPr="00A1564C">
              <w:rPr>
                <w:sz w:val="21"/>
                <w:szCs w:val="21"/>
                <w:lang w:val="es-BO"/>
              </w:rPr>
              <w:t xml:space="preserve"> </w:t>
            </w:r>
            <w:r w:rsidR="00760166" w:rsidRPr="00A1564C">
              <w:rPr>
                <w:sz w:val="21"/>
                <w:szCs w:val="21"/>
              </w:rPr>
              <w:t>(C, P, A)</w:t>
            </w:r>
          </w:p>
          <w:p w:rsidR="00655246" w:rsidRPr="00A1564C" w:rsidRDefault="00655246" w:rsidP="00BC04C9">
            <w:pPr>
              <w:pStyle w:val="NormalWeb"/>
              <w:numPr>
                <w:ilvl w:val="0"/>
                <w:numId w:val="13"/>
              </w:numPr>
              <w:jc w:val="both"/>
              <w:rPr>
                <w:sz w:val="21"/>
                <w:szCs w:val="21"/>
                <w:lang w:val="es-ES"/>
              </w:rPr>
            </w:pPr>
            <w:r w:rsidRPr="00A1564C">
              <w:rPr>
                <w:sz w:val="21"/>
                <w:szCs w:val="21"/>
                <w:lang w:val="es-ES"/>
              </w:rPr>
              <w:t>Evaluación de resultados, observaciones y hallazgos de auditoría.</w:t>
            </w:r>
            <w:r w:rsidR="00760166" w:rsidRPr="00A1564C">
              <w:rPr>
                <w:sz w:val="21"/>
                <w:szCs w:val="21"/>
                <w:lang w:val="es-BO"/>
              </w:rPr>
              <w:t xml:space="preserve"> </w:t>
            </w:r>
            <w:r w:rsidR="00760166" w:rsidRPr="00A1564C">
              <w:rPr>
                <w:sz w:val="21"/>
                <w:szCs w:val="21"/>
              </w:rPr>
              <w:t>(C, P, A)</w:t>
            </w:r>
          </w:p>
          <w:p w:rsidR="00760166" w:rsidRPr="00A1564C" w:rsidRDefault="00655246" w:rsidP="00BC04C9">
            <w:pPr>
              <w:pStyle w:val="NormalWeb"/>
              <w:numPr>
                <w:ilvl w:val="0"/>
                <w:numId w:val="13"/>
              </w:numPr>
              <w:jc w:val="both"/>
              <w:rPr>
                <w:sz w:val="21"/>
                <w:szCs w:val="21"/>
                <w:lang w:val="es-ES"/>
              </w:rPr>
            </w:pPr>
            <w:r w:rsidRPr="00A1564C">
              <w:rPr>
                <w:sz w:val="21"/>
                <w:szCs w:val="21"/>
                <w:lang w:val="es-ES"/>
              </w:rPr>
              <w:t>Formación de la opinión sobre la razonabilidad o confiabilidad de los estados financieros.</w:t>
            </w:r>
            <w:r w:rsidR="00760166" w:rsidRPr="00A1564C">
              <w:rPr>
                <w:sz w:val="21"/>
                <w:szCs w:val="21"/>
                <w:lang w:val="es-BO"/>
              </w:rPr>
              <w:t xml:space="preserve"> </w:t>
            </w:r>
            <w:r w:rsidR="00760166" w:rsidRPr="00A1564C">
              <w:rPr>
                <w:sz w:val="21"/>
                <w:szCs w:val="21"/>
              </w:rPr>
              <w:t>(C, P)</w:t>
            </w:r>
          </w:p>
          <w:p w:rsidR="00655246" w:rsidRPr="00A1564C" w:rsidRDefault="00655246" w:rsidP="00BC04C9">
            <w:pPr>
              <w:pStyle w:val="NormalWeb"/>
              <w:numPr>
                <w:ilvl w:val="0"/>
                <w:numId w:val="13"/>
              </w:numPr>
              <w:jc w:val="both"/>
              <w:rPr>
                <w:sz w:val="21"/>
                <w:szCs w:val="21"/>
                <w:lang w:val="es-ES"/>
              </w:rPr>
            </w:pPr>
            <w:r w:rsidRPr="00A1564C">
              <w:rPr>
                <w:sz w:val="21"/>
                <w:szCs w:val="21"/>
                <w:lang w:val="es-ES"/>
              </w:rPr>
              <w:t>Elaboración y comunicación de informes de auditoría financiera gubernamental.</w:t>
            </w:r>
            <w:r w:rsidR="00760166" w:rsidRPr="00A1564C">
              <w:rPr>
                <w:sz w:val="21"/>
                <w:szCs w:val="21"/>
                <w:lang w:val="es-BO"/>
              </w:rPr>
              <w:t xml:space="preserve"> </w:t>
            </w:r>
            <w:r w:rsidR="00760166" w:rsidRPr="00A1564C">
              <w:rPr>
                <w:sz w:val="21"/>
                <w:szCs w:val="21"/>
              </w:rPr>
              <w:t>(C, P</w:t>
            </w:r>
            <w:r w:rsidR="00D56A55" w:rsidRPr="00A1564C">
              <w:rPr>
                <w:sz w:val="21"/>
                <w:szCs w:val="21"/>
              </w:rPr>
              <w:t>, A</w:t>
            </w:r>
            <w:r w:rsidR="00760166" w:rsidRPr="00A1564C">
              <w:rPr>
                <w:sz w:val="21"/>
                <w:szCs w:val="21"/>
              </w:rPr>
              <w:t>)</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A7A09" w:rsidRPr="00A1564C" w:rsidRDefault="00BA7A09" w:rsidP="00BA7A09">
            <w:pPr>
              <w:pStyle w:val="Prrafodelista"/>
              <w:numPr>
                <w:ilvl w:val="0"/>
                <w:numId w:val="12"/>
              </w:numPr>
              <w:spacing w:before="10" w:after="10"/>
              <w:jc w:val="both"/>
              <w:rPr>
                <w:sz w:val="21"/>
                <w:szCs w:val="21"/>
              </w:rPr>
            </w:pPr>
            <w:r w:rsidRPr="00A1564C">
              <w:rPr>
                <w:sz w:val="21"/>
                <w:szCs w:val="21"/>
                <w:lang w:val="es-ES"/>
              </w:rPr>
              <w:lastRenderedPageBreak/>
              <w:t>Teorías y principios sobre la evidencia de auditoría, su suficiencia, validez y valoración.</w:t>
            </w:r>
          </w:p>
          <w:p w:rsidR="00BA7A09" w:rsidRPr="00A1564C" w:rsidRDefault="0046430B" w:rsidP="00BA7A09">
            <w:pPr>
              <w:pStyle w:val="NormalWeb"/>
              <w:numPr>
                <w:ilvl w:val="0"/>
                <w:numId w:val="12"/>
              </w:numPr>
              <w:rPr>
                <w:sz w:val="21"/>
                <w:szCs w:val="21"/>
                <w:lang w:val="es-ES"/>
              </w:rPr>
            </w:pPr>
            <w:del w:id="9037" w:author="Comisión de revisión 4.5" w:date="2026-10-13T00:00:00Z">
              <w:r>
                <w:rPr>
                  <w:sz w:val="21"/>
                  <w:szCs w:val="21"/>
                  <w:lang w:val="es-BO"/>
                </w:rPr>
                <w:delText xml:space="preserve">Nociones sobre </w:delText>
              </w:r>
              <w:r>
                <w:rPr>
                  <w:sz w:val="21"/>
                  <w:szCs w:val="21"/>
                  <w:lang w:val="es-ES"/>
                </w:rPr>
                <w:delText xml:space="preserve">sobre evidencia</w:delText>
              </w:r>
            </w:del>
            <w:ins w:id="9038" w:author="Comisión de revisión 4.5" w:date="2026-10-13T00:00:00Z">
              <w:r>
                <w:rPr>
                  <w:sz w:val="21"/>
                  <w:szCs w:val="21"/>
                  <w:lang w:val="es-BO"/>
                </w:rPr>
                <w:t xml:space="preserve">Nociones sobre evidencia</w:t>
              </w:r>
            </w:ins>
            <w:r>
              <w:rPr>
                <w:sz w:val="21"/>
                <w:szCs w:val="21"/>
                <w:lang w:val="es-ES"/>
              </w:rPr>
              <w:t xml:space="preserve">, ética profesional, </w:t>
            </w:r>
            <w:proofErr w:type="spellStart"/>
            <w:del w:id="9039" w:author="Comisión de revisión 4.5" w:date="2026-10-13T00:00:00Z">
              <w:r>
                <w:rPr>
                  <w:sz w:val="21"/>
                  <w:szCs w:val="21"/>
                  <w:lang w:val="es-ES"/>
                </w:rPr>
                <w:delText xml:space="preserve">confiden</w:delText>
              </w:r>
              <w:r>
                <w:rPr>
                  <w:sz w:val="21"/>
                  <w:szCs w:val="21"/>
                  <w:lang w:val="es-ES"/>
                </w:rPr>
                <w:delText xml:space="preserve">-</w:delText>
              </w:r>
              <w:r>
                <w:rPr>
                  <w:sz w:val="21"/>
                  <w:szCs w:val="21"/>
                  <w:lang w:val="es-ES"/>
                </w:rPr>
                <w:delText xml:space="preserve">cialidad</w:delText>
              </w:r>
            </w:del>
            <w:ins w:id="9040" w:author="Comisión de revisión 4.5" w:date="2026-10-13T00:00:00Z">
              <w:r>
                <w:rPr>
                  <w:sz w:val="21"/>
                  <w:szCs w:val="21"/>
                  <w:lang w:val="es-ES"/>
                </w:rPr>
                <w:t xml:space="preserve">confidencialidad</w:t>
              </w:r>
            </w:ins>
            <w:proofErr w:type="spellEnd"/>
            <w:r w:rsidR="00BA7A09" w:rsidRPr="00A1564C">
              <w:rPr>
                <w:sz w:val="21"/>
                <w:szCs w:val="21"/>
                <w:lang w:val="es-ES"/>
              </w:rPr>
              <w:t>, redacción de informes</w:t>
            </w:r>
            <w:r w:rsidRPr="00A1564C">
              <w:rPr>
                <w:sz w:val="21"/>
                <w:szCs w:val="21"/>
                <w:lang w:val="es-ES"/>
              </w:rPr>
              <w:t xml:space="preserve"> de auditoría.</w:t>
            </w:r>
          </w:p>
          <w:p w:rsidR="0046430B" w:rsidRPr="00A1564C" w:rsidRDefault="00BA7A09" w:rsidP="001F24C5">
            <w:pPr>
              <w:pStyle w:val="NormalWeb"/>
              <w:numPr>
                <w:ilvl w:val="0"/>
                <w:numId w:val="12"/>
              </w:numPr>
              <w:rPr>
                <w:sz w:val="21"/>
                <w:szCs w:val="21"/>
                <w:lang w:val="es-ES"/>
              </w:rPr>
            </w:pPr>
            <w:r w:rsidRPr="00A1564C">
              <w:rPr>
                <w:sz w:val="21"/>
                <w:szCs w:val="21"/>
                <w:lang w:val="es-ES"/>
              </w:rPr>
              <w:t xml:space="preserve">Normas Generales </w:t>
            </w:r>
            <w:r w:rsidR="0046430B" w:rsidRPr="00A1564C">
              <w:rPr>
                <w:sz w:val="21"/>
                <w:szCs w:val="21"/>
                <w:lang w:val="es-ES"/>
              </w:rPr>
              <w:t xml:space="preserve">y de </w:t>
            </w:r>
            <w:r w:rsidRPr="00A1564C">
              <w:rPr>
                <w:sz w:val="21"/>
                <w:szCs w:val="21"/>
                <w:lang w:val="es-ES"/>
              </w:rPr>
              <w:t>Auditoría</w:t>
            </w:r>
            <w:r w:rsidR="0046430B" w:rsidRPr="00A1564C">
              <w:rPr>
                <w:sz w:val="21"/>
                <w:szCs w:val="21"/>
                <w:lang w:val="es-ES"/>
              </w:rPr>
              <w:t xml:space="preserve"> Financiera</w:t>
            </w:r>
            <w:r w:rsidRPr="00A1564C">
              <w:rPr>
                <w:sz w:val="21"/>
                <w:szCs w:val="21"/>
                <w:lang w:val="es-ES"/>
              </w:rPr>
              <w:t xml:space="preserve"> Gubernamental</w:t>
            </w:r>
            <w:r w:rsidR="0046430B" w:rsidRPr="00A1564C">
              <w:rPr>
                <w:sz w:val="21"/>
                <w:szCs w:val="21"/>
                <w:lang w:val="es-ES"/>
              </w:rPr>
              <w:t>.</w:t>
            </w:r>
          </w:p>
          <w:p w:rsidR="00BA7A09" w:rsidRPr="00A1564C" w:rsidRDefault="00BA7A09" w:rsidP="00BA7A09">
            <w:pPr>
              <w:pStyle w:val="NormalWeb"/>
              <w:numPr>
                <w:ilvl w:val="0"/>
                <w:numId w:val="12"/>
              </w:numPr>
              <w:rPr>
                <w:sz w:val="21"/>
                <w:szCs w:val="21"/>
                <w:lang w:val="es-ES"/>
              </w:rPr>
            </w:pPr>
            <w:r w:rsidRPr="00A1564C">
              <w:rPr>
                <w:sz w:val="21"/>
                <w:szCs w:val="21"/>
                <w:lang w:val="es-ES"/>
              </w:rPr>
              <w:t>Principios, Normas Generales y Básicas de Control Interno Gubernamental.</w:t>
            </w:r>
          </w:p>
          <w:p w:rsidR="00711CB0" w:rsidRPr="00A1564C" w:rsidRDefault="0046430B" w:rsidP="0046430B">
            <w:pPr>
              <w:pStyle w:val="NormalWeb"/>
              <w:numPr>
                <w:ilvl w:val="0"/>
                <w:numId w:val="12"/>
              </w:numPr>
              <w:rPr>
                <w:sz w:val="21"/>
                <w:szCs w:val="21"/>
                <w:lang w:val="es-ES"/>
              </w:rPr>
            </w:pPr>
            <w:r w:rsidRPr="00A1564C">
              <w:rPr>
                <w:sz w:val="21"/>
                <w:szCs w:val="21"/>
                <w:lang w:val="es-ES"/>
              </w:rPr>
              <w:t>Normas Internacionales de las Entidades Fiscalizadoras Superiores (ISSAI) de la INTOSAI.</w:t>
            </w:r>
          </w:p>
        </w:tc>
      </w:tr>
      <w:tr w:rsidR="007A440B" w:rsidRPr="00A1564C" w:rsidTr="00C04C00">
        <w:trPr>
          <w:gridAfter w:val="1"/>
          <w:wAfter w:w="60" w:type="dxa"/>
          <w:cantSplit/>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both"/>
              <w:rPr>
                <w:sz w:val="21"/>
                <w:szCs w:val="21"/>
              </w:rPr>
            </w:pPr>
            <w:r w:rsidRPr="00A1564C">
              <w:rPr>
                <w:b/>
                <w:bCs/>
                <w:i/>
                <w:iCs/>
                <w:sz w:val="21"/>
                <w:szCs w:val="21"/>
              </w:rPr>
              <w:lastRenderedPageBreak/>
              <w:t xml:space="preserve">Elemento de competencia 5: </w:t>
            </w:r>
            <w:r w:rsidR="00370E6E" w:rsidRPr="00A1564C">
              <w:rPr>
                <w:sz w:val="21"/>
                <w:szCs w:val="21"/>
              </w:rPr>
              <w:t>Planifica, ejecuta y comunica los resultados de la auditoría de cumplimiento del ordenamiento jurídico, aplicando las Normas de Auditoría de Cumplimiento, mediante el relevamiento de información, la evaluación de riesgos, la planificación de auditoría y la obtención de evidencia lícita, para determinar indicios de responsabilidad por la función pública y emitir informes preliminares, ampliatorios y complementarios.</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Criterios de desempeño</w:t>
            </w:r>
          </w:p>
        </w:tc>
        <w:tc>
          <w:tcPr>
            <w:tcW w:w="3686"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desempeño</w:t>
            </w:r>
          </w:p>
        </w:tc>
        <w:tc>
          <w:tcPr>
            <w:tcW w:w="3402"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producto</w:t>
            </w:r>
          </w:p>
        </w:tc>
      </w:tr>
      <w:tr w:rsidR="001C322B" w:rsidRPr="00A1564C" w:rsidTr="00C04C00">
        <w:trPr>
          <w:gridAfter w:val="1"/>
          <w:wAfter w:w="60" w:type="dxa"/>
          <w:trHeight w:val="996"/>
        </w:trPr>
        <w:tc>
          <w:tcPr>
            <w:tcW w:w="2972" w:type="dxa"/>
            <w:gridSpan w:val="4"/>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C15E32" w:rsidRPr="00A1564C" w:rsidRDefault="00791283" w:rsidP="00791283">
            <w:pPr>
              <w:spacing w:before="20" w:after="20"/>
              <w:jc w:val="both"/>
              <w:rPr>
                <w:sz w:val="21"/>
                <w:szCs w:val="21"/>
              </w:rPr>
            </w:pPr>
            <w:r w:rsidRPr="00A1564C">
              <w:rPr>
                <w:sz w:val="21"/>
                <w:szCs w:val="21"/>
              </w:rPr>
              <w:t xml:space="preserve">1. </w:t>
            </w:r>
            <w:r w:rsidR="00C15E32" w:rsidRPr="00A1564C">
              <w:rPr>
                <w:sz w:val="21"/>
                <w:szCs w:val="21"/>
              </w:rPr>
              <w:t>Planifica la auditoría de cumplimiento, mediante el conocimiento de la entidad, evaluando el cumplimiento del ordenamiento jurídico y la determinación de posibles indicios de responsabilidad por la función pública, conforme a Normas de Auditoría de cumplimiento.</w:t>
            </w:r>
          </w:p>
        </w:tc>
        <w:tc>
          <w:tcPr>
            <w:tcW w:w="3686" w:type="dxa"/>
            <w:gridSpan w:val="7"/>
            <w:tcBorders>
              <w:top w:val="single" w:sz="4" w:space="0" w:color="000000"/>
              <w:left w:val="single" w:sz="4" w:space="0" w:color="000000"/>
              <w:bottom w:val="single" w:sz="4" w:space="0" w:color="auto"/>
              <w:right w:val="single" w:sz="4" w:space="0" w:color="000000"/>
            </w:tcBorders>
            <w:tcMar>
              <w:top w:w="50" w:type="dxa"/>
              <w:left w:w="90" w:type="dxa"/>
              <w:bottom w:w="50" w:type="dxa"/>
              <w:right w:w="90" w:type="dxa"/>
            </w:tcMar>
            <w:vAlign w:val="center"/>
          </w:tcPr>
          <w:p w:rsidR="00C15E32" w:rsidRPr="00A1564C" w:rsidRDefault="00C15E32" w:rsidP="00C15E32">
            <w:pPr>
              <w:pStyle w:val="Prrafodelista"/>
              <w:numPr>
                <w:ilvl w:val="1"/>
                <w:numId w:val="14"/>
              </w:numPr>
              <w:spacing w:before="20" w:after="20"/>
              <w:ind w:left="275"/>
              <w:jc w:val="both"/>
              <w:rPr>
                <w:sz w:val="21"/>
                <w:szCs w:val="21"/>
              </w:rPr>
            </w:pPr>
            <w:r w:rsidRPr="00A1564C">
              <w:rPr>
                <w:sz w:val="21"/>
                <w:szCs w:val="21"/>
              </w:rPr>
              <w:t>Analiza información de la entidad y el ordenamiento jurídico administrativo aplicable a la entidad</w:t>
            </w:r>
            <w:r>
              <w:rPr>
                <w:sz w:val="21"/>
                <w:szCs w:val="21"/>
              </w:rPr>
              <w:t xml:space="preserve">, así como un análisis de los indicios de responsabilidad por la función pública: </w:t>
            </w:r>
            <w:del w:id="9033" w:author="Comisión de revisión 4.5" w:date="2026-10-13T00:00:00Z">
              <w:r>
                <w:rPr>
                  <w:sz w:val="21"/>
                  <w:szCs w:val="21"/>
                </w:rPr>
                <w:delText xml:space="preserve">civil, penal, administrativo, ejecutivo</w:delText>
              </w:r>
            </w:del>
            <w:ins w:id="9034" w:author="Comisión de revisión 4.5" w:date="2026-10-13T00:00:00Z">
              <w:r>
                <w:rPr>
                  <w:sz w:val="21"/>
                  <w:szCs w:val="21"/>
                </w:rPr>
                <w:t xml:space="preserve">civil, penal, administrativa y ejecutiva</w:t>
              </w:r>
            </w:ins>
            <w:r>
              <w:rPr>
                <w:sz w:val="21"/>
                <w:szCs w:val="21"/>
              </w:rPr>
              <w:t xml:space="preserve">.</w:t>
            </w:r>
          </w:p>
        </w:tc>
        <w:tc>
          <w:tcPr>
            <w:tcW w:w="3402" w:type="dxa"/>
            <w:gridSpan w:val="7"/>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1C322B" w:rsidRPr="00A1564C" w:rsidRDefault="001C322B" w:rsidP="00F02E4E">
            <w:pPr>
              <w:spacing w:before="10" w:after="10"/>
              <w:jc w:val="both"/>
              <w:rPr>
                <w:sz w:val="21"/>
                <w:szCs w:val="21"/>
              </w:rPr>
            </w:pPr>
            <w:r w:rsidRPr="00A1564C">
              <w:rPr>
                <w:b/>
                <w:sz w:val="21"/>
                <w:szCs w:val="21"/>
              </w:rPr>
              <w:t>Producto 17</w:t>
            </w:r>
            <w:r w:rsidRPr="00A1564C">
              <w:rPr>
                <w:sz w:val="21"/>
                <w:szCs w:val="21"/>
              </w:rPr>
              <w:t xml:space="preserve">: </w:t>
            </w:r>
            <w:r w:rsidR="00F02E4E" w:rsidRPr="00A1564C">
              <w:rPr>
                <w:sz w:val="21"/>
                <w:szCs w:val="21"/>
              </w:rPr>
              <w:t>Documentos de relevamiento de información, conocimiento de la entidad, análisis de indicios de responsabilidad por la función pública y otros.</w:t>
            </w:r>
          </w:p>
        </w:tc>
      </w:tr>
      <w:tr w:rsidR="001C322B" w:rsidRPr="00A1564C" w:rsidTr="00C04C00">
        <w:trPr>
          <w:gridAfter w:val="1"/>
          <w:wAfter w:w="60" w:type="dxa"/>
          <w:trHeight w:val="924"/>
        </w:trPr>
        <w:tc>
          <w:tcPr>
            <w:tcW w:w="2972" w:type="dxa"/>
            <w:gridSpan w:val="4"/>
            <w:vMerge/>
            <w:tcBorders>
              <w:left w:val="single" w:sz="4" w:space="0" w:color="000000"/>
              <w:bottom w:val="single" w:sz="4" w:space="0" w:color="auto"/>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p>
        </w:tc>
        <w:tc>
          <w:tcPr>
            <w:tcW w:w="3686" w:type="dxa"/>
            <w:gridSpan w:val="7"/>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vAlign w:val="center"/>
          </w:tcPr>
          <w:p w:rsidR="001C322B" w:rsidRPr="00A1564C" w:rsidRDefault="00C15E32" w:rsidP="00754137">
            <w:pPr>
              <w:pStyle w:val="Prrafodelista"/>
              <w:numPr>
                <w:ilvl w:val="1"/>
                <w:numId w:val="14"/>
              </w:numPr>
              <w:spacing w:before="20" w:after="20"/>
              <w:ind w:left="275"/>
              <w:jc w:val="both"/>
              <w:rPr>
                <w:sz w:val="21"/>
                <w:szCs w:val="21"/>
              </w:rPr>
            </w:pPr>
            <w:r>
              <w:rPr>
                <w:sz w:val="21"/>
                <w:szCs w:val="21"/>
              </w:rPr>
              <w:t xml:space="preserve">Elabora el memorándum de planificación: antecedentes, objetivo, objeto, alcance, metodología, marco normativo y otros, </w:t>
            </w:r>
            <w:del w:id="9019" w:author="Comisión de revisión 4.5" w:date="2026-10-13T00:00:00Z">
              <w:r>
                <w:rPr>
                  <w:sz w:val="21"/>
                  <w:szCs w:val="21"/>
                </w:rPr>
                <w:delText xml:space="preserve">incluido</w:delText>
              </w:r>
              <w:r>
                <w:rPr>
                  <w:sz w:val="21"/>
                  <w:szCs w:val="21"/>
                </w:rPr>
                <w:delText xml:space="preserve"> una matriz</w:delText>
              </w:r>
            </w:del>
            <w:ins w:id="9020" w:author="Comisión de revisión 4.5" w:date="2026-10-13T00:00:00Z">
              <w:r>
                <w:rPr>
                  <w:sz w:val="21"/>
                  <w:szCs w:val="21"/>
                </w:rPr>
                <w:t xml:space="preserve">incluida una matriz</w:t>
              </w:r>
            </w:ins>
            <w:r>
              <w:rPr>
                <w:sz w:val="21"/>
                <w:szCs w:val="21"/>
              </w:rPr>
              <w:t xml:space="preserve"> de planificación y</w:t>
            </w:r>
            <w:r w:rsidRPr="00A1564C">
              <w:rPr>
                <w:sz w:val="21"/>
                <w:szCs w:val="21"/>
              </w:rPr>
              <w:t xml:space="preserve"> procedimientos a ser aplicados en los programas de trabajo.</w:t>
            </w:r>
          </w:p>
        </w:tc>
        <w:tc>
          <w:tcPr>
            <w:tcW w:w="3402" w:type="dxa"/>
            <w:gridSpan w:val="7"/>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r w:rsidRPr="00A1564C">
              <w:rPr>
                <w:b/>
                <w:sz w:val="21"/>
                <w:szCs w:val="21"/>
              </w:rPr>
              <w:t>Producto 18</w:t>
            </w:r>
            <w:r w:rsidRPr="00A1564C">
              <w:rPr>
                <w:sz w:val="21"/>
                <w:szCs w:val="21"/>
              </w:rPr>
              <w:t xml:space="preserve">: </w:t>
            </w:r>
            <w:r w:rsidR="00F02E4E" w:rsidRPr="00A1564C">
              <w:rPr>
                <w:sz w:val="21"/>
                <w:szCs w:val="21"/>
              </w:rPr>
              <w:t>Documento de Memorándum de Planificación de Auditoría (MPA) y programas de auditoría de cumplimiento.</w:t>
            </w:r>
          </w:p>
        </w:tc>
      </w:tr>
      <w:tr w:rsidR="001C322B" w:rsidRPr="00A1564C" w:rsidTr="00C04C00">
        <w:trPr>
          <w:gridAfter w:val="1"/>
          <w:wAfter w:w="60" w:type="dxa"/>
          <w:trHeight w:val="732"/>
        </w:trPr>
        <w:tc>
          <w:tcPr>
            <w:tcW w:w="2972" w:type="dxa"/>
            <w:gridSpan w:val="4"/>
            <w:vMerge w:val="restart"/>
            <w:tcBorders>
              <w:top w:val="single" w:sz="4" w:space="0" w:color="auto"/>
              <w:left w:val="single" w:sz="4" w:space="0" w:color="000000"/>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p>
          <w:p w:rsidR="00C15E32" w:rsidRPr="00A1564C" w:rsidRDefault="00791283" w:rsidP="00791283">
            <w:pPr>
              <w:spacing w:before="20" w:after="20"/>
              <w:jc w:val="both"/>
              <w:rPr>
                <w:sz w:val="21"/>
                <w:szCs w:val="21"/>
              </w:rPr>
            </w:pPr>
            <w:r w:rsidRPr="00A1564C">
              <w:rPr>
                <w:sz w:val="21"/>
                <w:szCs w:val="21"/>
              </w:rPr>
              <w:t xml:space="preserve">2. </w:t>
            </w:r>
            <w:r w:rsidR="00C15E32" w:rsidRPr="00A1564C">
              <w:rPr>
                <w:sz w:val="21"/>
                <w:szCs w:val="21"/>
              </w:rPr>
              <w:t>Ejecuta procedimientos de auditoría de cumplimiento y obtiene evidencia legal y lícita, documentando los resultados de la auditoría y formula la determinación de posibles indicios de responsabilidad por la función pública y la emisión de informes: preliminar, ampliatorio y complementario.</w:t>
            </w:r>
          </w:p>
        </w:tc>
        <w:tc>
          <w:tcPr>
            <w:tcW w:w="3686" w:type="dxa"/>
            <w:gridSpan w:val="7"/>
            <w:tcBorders>
              <w:top w:val="single" w:sz="4" w:space="0" w:color="000000"/>
              <w:left w:val="single" w:sz="4" w:space="0" w:color="000000"/>
              <w:bottom w:val="single" w:sz="4" w:space="0" w:color="auto"/>
              <w:right w:val="single" w:sz="4" w:space="0" w:color="000000"/>
            </w:tcBorders>
            <w:tcMar>
              <w:top w:w="50" w:type="dxa"/>
              <w:left w:w="90" w:type="dxa"/>
              <w:bottom w:w="50" w:type="dxa"/>
              <w:right w:w="90" w:type="dxa"/>
            </w:tcMar>
            <w:vAlign w:val="center"/>
          </w:tcPr>
          <w:p w:rsidR="001C322B" w:rsidRPr="00A1564C" w:rsidRDefault="00791283" w:rsidP="00791283">
            <w:pPr>
              <w:spacing w:before="20" w:after="20"/>
              <w:jc w:val="both"/>
              <w:rPr>
                <w:sz w:val="21"/>
                <w:szCs w:val="21"/>
              </w:rPr>
            </w:pPr>
            <w:r w:rsidRPr="00A1564C">
              <w:rPr>
                <w:sz w:val="21"/>
                <w:szCs w:val="21"/>
              </w:rPr>
              <w:t xml:space="preserve">2.1. </w:t>
            </w:r>
            <w:r w:rsidR="00F02E4E" w:rsidRPr="00A1564C">
              <w:rPr>
                <w:sz w:val="21"/>
                <w:szCs w:val="21"/>
              </w:rPr>
              <w:t>Aplica</w:t>
            </w:r>
            <w:r w:rsidR="00311A68" w:rsidRPr="00A1564C">
              <w:rPr>
                <w:sz w:val="21"/>
                <w:szCs w:val="21"/>
              </w:rPr>
              <w:t xml:space="preserve"> los </w:t>
            </w:r>
            <w:r w:rsidR="00F02E4E" w:rsidRPr="00A1564C">
              <w:rPr>
                <w:sz w:val="21"/>
                <w:szCs w:val="21"/>
              </w:rPr>
              <w:t>procedimientos de auditoría y pruebas sustantivas sobre los rubros, cuentas, operaciones o procesos, objeto de la auditoría de cumplimiento, obteniendo evidencia legal y lícita.</w:t>
            </w:r>
          </w:p>
        </w:tc>
        <w:tc>
          <w:tcPr>
            <w:tcW w:w="3402" w:type="dxa"/>
            <w:gridSpan w:val="7"/>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r w:rsidRPr="00A1564C">
              <w:rPr>
                <w:b/>
                <w:sz w:val="21"/>
                <w:szCs w:val="21"/>
              </w:rPr>
              <w:t>Producto 19</w:t>
            </w:r>
            <w:r w:rsidRPr="00A1564C">
              <w:rPr>
                <w:sz w:val="21"/>
                <w:szCs w:val="21"/>
              </w:rPr>
              <w:t xml:space="preserve">: </w:t>
            </w:r>
            <w:r w:rsidR="00F02E4E" w:rsidRPr="00A1564C">
              <w:rPr>
                <w:sz w:val="21"/>
                <w:szCs w:val="21"/>
              </w:rPr>
              <w:t>Documentos de papeles de trabajo, y legajos de ejecución de la auditoría de cumplimiento.</w:t>
            </w:r>
            <w:r w:rsidRPr="00A1564C">
              <w:rPr>
                <w:sz w:val="21"/>
                <w:szCs w:val="21"/>
              </w:rPr>
              <w:t xml:space="preserve"> </w:t>
            </w:r>
          </w:p>
        </w:tc>
      </w:tr>
      <w:tr w:rsidR="001C322B" w:rsidRPr="00A1564C" w:rsidTr="00C04C00">
        <w:trPr>
          <w:gridAfter w:val="1"/>
          <w:wAfter w:w="60" w:type="dxa"/>
          <w:trHeight w:val="936"/>
        </w:trPr>
        <w:tc>
          <w:tcPr>
            <w:tcW w:w="2972" w:type="dxa"/>
            <w:gridSpan w:val="4"/>
            <w:vMerge/>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p>
        </w:tc>
        <w:tc>
          <w:tcPr>
            <w:tcW w:w="3686" w:type="dxa"/>
            <w:gridSpan w:val="7"/>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vAlign w:val="center"/>
          </w:tcPr>
          <w:p w:rsidR="00F02E4E" w:rsidRPr="00A1564C" w:rsidRDefault="00791283" w:rsidP="00791283">
            <w:pPr>
              <w:spacing w:before="20" w:after="20"/>
              <w:jc w:val="both"/>
              <w:rPr>
                <w:sz w:val="21"/>
                <w:szCs w:val="21"/>
              </w:rPr>
            </w:pPr>
            <w:r w:rsidRPr="00A1564C">
              <w:rPr>
                <w:sz w:val="21"/>
                <w:szCs w:val="21"/>
              </w:rPr>
              <w:t xml:space="preserve">2.2. </w:t>
            </w:r>
            <w:r>
              <w:rPr>
                <w:sz w:val="21"/>
                <w:szCs w:val="21"/>
              </w:rPr>
              <w:t xml:space="preserve">Redacta el informe de auditoría de cumplimiento: </w:t>
            </w:r>
            <w:del w:id="9009" w:author="Comisión de revisión 4.5" w:date="2026-10-13T00:00:00Z">
              <w:r>
                <w:rPr>
                  <w:sz w:val="21"/>
                  <w:szCs w:val="21"/>
                </w:rPr>
                <w:delText xml:space="preserve">preliminar, ampliatoria y complementario</w:delText>
              </w:r>
            </w:del>
            <w:ins w:id="9010" w:author="Comisión de revisión 4.5" w:date="2026-10-13T00:00:00Z">
              <w:r>
                <w:rPr>
                  <w:sz w:val="21"/>
                  <w:szCs w:val="21"/>
                </w:rPr>
                <w:t xml:space="preserve">preliminar, ampliatorio y complementario</w:t>
              </w:r>
            </w:ins>
            <w:r>
              <w:rPr>
                <w:sz w:val="21"/>
                <w:szCs w:val="21"/>
              </w:rPr>
              <w:t xml:space="preserve">, con indicios de responsabilidad por la función pública, incluido el informe de control interno.</w:t>
            </w:r>
          </w:p>
          <w:p w:rsidR="001C322B" w:rsidRPr="00A1564C" w:rsidRDefault="001C322B" w:rsidP="00791283">
            <w:pPr>
              <w:spacing w:before="20" w:after="20"/>
              <w:jc w:val="both"/>
              <w:rPr>
                <w:sz w:val="21"/>
                <w:szCs w:val="21"/>
              </w:rPr>
            </w:pPr>
          </w:p>
        </w:tc>
        <w:tc>
          <w:tcPr>
            <w:tcW w:w="3402" w:type="dxa"/>
            <w:gridSpan w:val="7"/>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1C322B" w:rsidRPr="00A1564C" w:rsidRDefault="001C322B" w:rsidP="00791283">
            <w:pPr>
              <w:spacing w:before="20" w:after="20"/>
              <w:jc w:val="both"/>
              <w:rPr>
                <w:sz w:val="21"/>
                <w:szCs w:val="21"/>
              </w:rPr>
            </w:pPr>
            <w:r w:rsidRPr="00A1564C">
              <w:rPr>
                <w:b/>
                <w:sz w:val="21"/>
                <w:szCs w:val="21"/>
              </w:rPr>
              <w:t>Producto 20</w:t>
            </w:r>
            <w:r w:rsidRPr="00A1564C">
              <w:rPr>
                <w:sz w:val="21"/>
                <w:szCs w:val="21"/>
              </w:rPr>
              <w:t xml:space="preserve">: </w:t>
            </w:r>
            <w:r>
              <w:rPr>
                <w:sz w:val="21"/>
                <w:szCs w:val="21"/>
              </w:rPr>
              <w:t xml:space="preserve">Informe de auditoría de cumplimiento gubernamental: </w:t>
            </w:r>
            <w:del w:id="9011" w:author="Comisión de revisión 4.5" w:date="2026-10-13T00:00:00Z">
              <w:r>
                <w:rPr>
                  <w:sz w:val="21"/>
                  <w:szCs w:val="21"/>
                </w:rPr>
                <w:delText xml:space="preserve">preliminar, ampliatoria y complementario</w:delText>
              </w:r>
            </w:del>
            <w:ins w:id="9012" w:author="Comisión de revisión 4.5" w:date="2026-10-13T00:00:00Z">
              <w:r>
                <w:rPr>
                  <w:sz w:val="21"/>
                  <w:szCs w:val="21"/>
                </w:rPr>
                <w:t xml:space="preserve">preliminar, ampliatorio y complementario</w:t>
              </w:r>
            </w:ins>
            <w:r>
              <w:rPr>
                <w:sz w:val="21"/>
                <w:szCs w:val="21"/>
              </w:rPr>
              <w:t xml:space="preserve">, con indicios de responsabilidad por la función pública, incluido el informe de control interno.</w:t>
            </w:r>
          </w:p>
        </w:tc>
      </w:tr>
      <w:tr w:rsidR="007A440B" w:rsidRPr="00A1564C" w:rsidTr="00C04C00">
        <w:trPr>
          <w:gridAfter w:val="1"/>
          <w:wAfter w:w="60" w:type="dxa"/>
        </w:trPr>
        <w:tc>
          <w:tcPr>
            <w:tcW w:w="10060" w:type="dxa"/>
            <w:gridSpan w:val="1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Evidencias de conocimiento</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Unidad de aprendizaje</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b/>
                <w:bCs/>
                <w:i/>
                <w:iCs/>
                <w:sz w:val="21"/>
                <w:szCs w:val="21"/>
              </w:rPr>
            </w:pPr>
            <w:r w:rsidRPr="00A1564C">
              <w:rPr>
                <w:b/>
                <w:bCs/>
                <w:i/>
                <w:iCs/>
                <w:sz w:val="21"/>
                <w:szCs w:val="21"/>
              </w:rPr>
              <w:t>Contenidos</w:t>
            </w:r>
          </w:p>
          <w:p w:rsidR="00FC4F02" w:rsidRPr="00C04C00" w:rsidRDefault="00FC4F02" w:rsidP="00FC4F02">
            <w:pPr>
              <w:spacing w:before="20" w:after="20"/>
              <w:jc w:val="center"/>
              <w:rPr>
                <w:sz w:val="16"/>
                <w:szCs w:val="16"/>
              </w:rPr>
            </w:pPr>
            <w:r w:rsidRPr="00C04C00">
              <w:rPr>
                <w:sz w:val="16"/>
                <w:szCs w:val="16"/>
              </w:rPr>
              <w:t>C: cognitivo · P: procedimental · A: actitudinal · T: manejo de tecnología e IA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A1564C" w:rsidRDefault="00860E9E" w:rsidP="00FC4F02">
            <w:pPr>
              <w:spacing w:before="20" w:after="20"/>
              <w:jc w:val="center"/>
              <w:rPr>
                <w:sz w:val="21"/>
                <w:szCs w:val="21"/>
              </w:rPr>
            </w:pPr>
            <w:r w:rsidRPr="00A1564C">
              <w:rPr>
                <w:b/>
                <w:bCs/>
                <w:i/>
                <w:iCs/>
                <w:sz w:val="21"/>
                <w:szCs w:val="21"/>
              </w:rPr>
              <w:t>Conocimientos circunstanciales</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F10449" w:rsidRDefault="001C322B" w:rsidP="00FC4F02">
            <w:pPr>
              <w:spacing w:before="20" w:after="20"/>
              <w:jc w:val="both"/>
              <w:rPr>
                <w:b/>
                <w:sz w:val="21"/>
                <w:szCs w:val="21"/>
              </w:rPr>
            </w:pPr>
            <w:r w:rsidRPr="00F10449">
              <w:rPr>
                <w:b/>
                <w:bCs/>
                <w:sz w:val="21"/>
                <w:szCs w:val="21"/>
              </w:rPr>
              <w:t>T</w:t>
            </w:r>
            <w:r w:rsidR="00442D47" w:rsidRPr="00F10449">
              <w:rPr>
                <w:b/>
                <w:bCs/>
                <w:sz w:val="21"/>
                <w:szCs w:val="21"/>
              </w:rPr>
              <w:t>ema</w:t>
            </w:r>
            <w:r w:rsidRPr="00F10449">
              <w:rPr>
                <w:b/>
                <w:bCs/>
                <w:sz w:val="21"/>
                <w:szCs w:val="21"/>
              </w:rPr>
              <w:t xml:space="preserve"> </w:t>
            </w:r>
            <w:r w:rsidR="00D56A55" w:rsidRPr="00F10449">
              <w:rPr>
                <w:b/>
                <w:bCs/>
                <w:sz w:val="21"/>
                <w:szCs w:val="21"/>
              </w:rPr>
              <w:t>7</w:t>
            </w:r>
            <w:r w:rsidRPr="00F10449">
              <w:rPr>
                <w:b/>
                <w:bCs/>
                <w:sz w:val="21"/>
                <w:szCs w:val="21"/>
              </w:rPr>
              <w:t xml:space="preserve">. </w:t>
            </w:r>
            <w:r w:rsidR="00D56A55" w:rsidRPr="00F10449">
              <w:rPr>
                <w:b/>
                <w:bCs/>
                <w:sz w:val="21"/>
                <w:szCs w:val="21"/>
              </w:rPr>
              <w:t>Fundamentos y Planificación de la Auditoría de Cumplimiento</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D56A55" w:rsidRPr="00A1564C" w:rsidRDefault="00D56A55" w:rsidP="00BC04C9">
            <w:pPr>
              <w:pStyle w:val="Prrafodelista"/>
              <w:numPr>
                <w:ilvl w:val="0"/>
                <w:numId w:val="15"/>
              </w:numPr>
              <w:spacing w:before="10" w:after="10"/>
              <w:jc w:val="both"/>
              <w:rPr>
                <w:sz w:val="21"/>
                <w:szCs w:val="21"/>
              </w:rPr>
            </w:pPr>
            <w:r w:rsidRPr="00A1564C">
              <w:rPr>
                <w:sz w:val="21"/>
                <w:szCs w:val="21"/>
              </w:rPr>
              <w:t>Naturaleza, objetivos, características y alcance. (C)</w:t>
            </w:r>
          </w:p>
          <w:p w:rsidR="00D56A55" w:rsidRPr="00A1564C" w:rsidRDefault="00D56A55" w:rsidP="00BC04C9">
            <w:pPr>
              <w:pStyle w:val="Prrafodelista"/>
              <w:numPr>
                <w:ilvl w:val="0"/>
                <w:numId w:val="15"/>
              </w:numPr>
              <w:spacing w:before="10" w:after="10"/>
              <w:jc w:val="both"/>
              <w:rPr>
                <w:sz w:val="21"/>
                <w:szCs w:val="21"/>
              </w:rPr>
            </w:pPr>
            <w:r w:rsidRPr="00A1564C">
              <w:rPr>
                <w:sz w:val="21"/>
                <w:szCs w:val="21"/>
              </w:rPr>
              <w:lastRenderedPageBreak/>
              <w:t>Ámbito de aplicación, actores y responsables. (C)</w:t>
            </w:r>
          </w:p>
          <w:p w:rsidR="00D56A55" w:rsidRPr="00A1564C" w:rsidRDefault="00D56A55" w:rsidP="00BC04C9">
            <w:pPr>
              <w:pStyle w:val="Prrafodelista"/>
              <w:numPr>
                <w:ilvl w:val="0"/>
                <w:numId w:val="15"/>
              </w:numPr>
              <w:spacing w:before="10" w:after="10"/>
              <w:jc w:val="both"/>
              <w:rPr>
                <w:sz w:val="21"/>
                <w:szCs w:val="21"/>
              </w:rPr>
            </w:pPr>
            <w:r w:rsidRPr="00A1564C">
              <w:rPr>
                <w:sz w:val="21"/>
                <w:szCs w:val="21"/>
              </w:rPr>
              <w:t>Normas de Auditoría de Cumplimiento: principios, requisitos y procedimientos. (C)</w:t>
            </w:r>
          </w:p>
          <w:p w:rsidR="00D56A55" w:rsidRPr="00A1564C" w:rsidRDefault="00D56A55" w:rsidP="00BC04C9">
            <w:pPr>
              <w:pStyle w:val="Prrafodelista"/>
              <w:numPr>
                <w:ilvl w:val="0"/>
                <w:numId w:val="15"/>
              </w:numPr>
              <w:spacing w:before="10" w:after="10"/>
              <w:jc w:val="both"/>
              <w:rPr>
                <w:sz w:val="21"/>
                <w:szCs w:val="21"/>
              </w:rPr>
            </w:pPr>
            <w:r w:rsidRPr="00A1564C">
              <w:rPr>
                <w:sz w:val="21"/>
                <w:szCs w:val="21"/>
              </w:rPr>
              <w:t>Ordenamiento jurídico aplicable a la auditoría de cumplimiento. (C)</w:t>
            </w:r>
          </w:p>
          <w:p w:rsidR="00D56A55" w:rsidRPr="00A1564C" w:rsidRDefault="00D56A55" w:rsidP="00BC04C9">
            <w:pPr>
              <w:pStyle w:val="Prrafodelista"/>
              <w:numPr>
                <w:ilvl w:val="0"/>
                <w:numId w:val="15"/>
              </w:numPr>
              <w:spacing w:before="10" w:after="10"/>
              <w:jc w:val="both"/>
              <w:rPr>
                <w:sz w:val="21"/>
                <w:szCs w:val="21"/>
              </w:rPr>
            </w:pPr>
            <w:r w:rsidRPr="00A1564C">
              <w:rPr>
                <w:sz w:val="21"/>
                <w:szCs w:val="21"/>
              </w:rPr>
              <w:t>Relevamiento de información e identificación de posibles indicios de responsabilidad por la función pública. (C, P)</w:t>
            </w:r>
          </w:p>
          <w:p w:rsidR="00D56A55" w:rsidRPr="00A1564C" w:rsidRDefault="00D56A55" w:rsidP="00BC04C9">
            <w:pPr>
              <w:pStyle w:val="Prrafodelista"/>
              <w:numPr>
                <w:ilvl w:val="0"/>
                <w:numId w:val="15"/>
              </w:numPr>
              <w:spacing w:before="10" w:after="10"/>
              <w:jc w:val="both"/>
              <w:rPr>
                <w:sz w:val="21"/>
                <w:szCs w:val="21"/>
              </w:rPr>
            </w:pPr>
            <w:r w:rsidRPr="00A1564C">
              <w:rPr>
                <w:sz w:val="21"/>
                <w:szCs w:val="21"/>
              </w:rPr>
              <w:t>Informe circunstanciado: naturaleza, características y responsables. (C, P)</w:t>
            </w:r>
          </w:p>
          <w:p w:rsidR="007A440B" w:rsidRPr="00A1564C" w:rsidRDefault="00D56A55" w:rsidP="00BC04C9">
            <w:pPr>
              <w:pStyle w:val="Prrafodelista"/>
              <w:numPr>
                <w:ilvl w:val="0"/>
                <w:numId w:val="15"/>
              </w:numPr>
              <w:spacing w:before="10" w:after="10"/>
              <w:jc w:val="both"/>
              <w:rPr>
                <w:sz w:val="21"/>
                <w:szCs w:val="21"/>
              </w:rPr>
            </w:pPr>
            <w:r w:rsidRPr="00A1564C">
              <w:rPr>
                <w:sz w:val="21"/>
                <w:szCs w:val="21"/>
              </w:rPr>
              <w:t>Planificación de auditoría: memorándum de planificación y programas de trabajo. (C, P)</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lastRenderedPageBreak/>
              <w:t xml:space="preserve">Teorías y principios del cumplimiento normativo, </w:t>
            </w:r>
            <w:r w:rsidRPr="00A1564C">
              <w:rPr>
                <w:sz w:val="21"/>
                <w:szCs w:val="21"/>
                <w:lang w:val="es-ES"/>
              </w:rPr>
              <w:lastRenderedPageBreak/>
              <w:t>legalidad, responsabilidad por la función pública.</w:t>
            </w:r>
          </w:p>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Nociones y métodos de análisis del ordenamiento jurídico, jerarquía de normas, responsabilidad por la función pública.</w:t>
            </w:r>
          </w:p>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Normas Generales de Auditoría Gubernamental, Normas de Auditoría de Cumplimiento, guías, instructivos y otros.</w:t>
            </w:r>
          </w:p>
          <w:p w:rsidR="00D56A55"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Ley 1178 y D.S. 23318-A del Régimen de Responsabilidad por la Función Pública.</w:t>
            </w:r>
          </w:p>
        </w:tc>
      </w:tr>
      <w:tr w:rsidR="007A440B"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A440B" w:rsidRPr="00F10449" w:rsidRDefault="001C322B" w:rsidP="00FC4F02">
            <w:pPr>
              <w:spacing w:before="20" w:after="20"/>
              <w:jc w:val="both"/>
              <w:rPr>
                <w:b/>
                <w:sz w:val="21"/>
                <w:szCs w:val="21"/>
              </w:rPr>
            </w:pPr>
            <w:r w:rsidRPr="00F10449">
              <w:rPr>
                <w:b/>
                <w:bCs/>
                <w:sz w:val="21"/>
                <w:szCs w:val="21"/>
              </w:rPr>
              <w:lastRenderedPageBreak/>
              <w:t xml:space="preserve">Tema </w:t>
            </w:r>
            <w:r w:rsidR="00D56A55" w:rsidRPr="00F10449">
              <w:rPr>
                <w:b/>
                <w:bCs/>
                <w:sz w:val="21"/>
                <w:szCs w:val="21"/>
              </w:rPr>
              <w:t>8</w:t>
            </w:r>
            <w:r w:rsidRPr="00F10449">
              <w:rPr>
                <w:b/>
                <w:bCs/>
                <w:sz w:val="21"/>
                <w:szCs w:val="21"/>
              </w:rPr>
              <w:t xml:space="preserve">. </w:t>
            </w:r>
            <w:r w:rsidR="00D56A55" w:rsidRPr="00F10449">
              <w:rPr>
                <w:b/>
                <w:bCs/>
                <w:sz w:val="21"/>
                <w:szCs w:val="21"/>
              </w:rPr>
              <w:t>Ejecución y Comunicación de Resultados de la Auditoría de Cumplimiento</w:t>
            </w:r>
          </w:p>
        </w:tc>
        <w:tc>
          <w:tcPr>
            <w:tcW w:w="4025" w:type="dxa"/>
            <w:gridSpan w:val="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Ejecución de programas de trabajo y procedimientos de auditoría de cumplimiento. (C, P)</w:t>
            </w:r>
          </w:p>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Obtención y valoración de evidencia lícita, válida y suficiente, y organización de papeles de trabajo. (C, P, T)</w:t>
            </w:r>
          </w:p>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Identificación, análisis, fundamentación y sustentación de hallazgos de incumplimiento normativo. (C, P)</w:t>
            </w:r>
          </w:p>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Planilla resumen de indicios de responsabilidad por la función pública. (P)</w:t>
            </w:r>
          </w:p>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Elaboración de informes preliminares y procedimientos de aclaración. (P)</w:t>
            </w:r>
          </w:p>
          <w:p w:rsidR="00D56A55" w:rsidRPr="00A1564C" w:rsidRDefault="00D56A55" w:rsidP="00BC04C9">
            <w:pPr>
              <w:pStyle w:val="Prrafodelista"/>
              <w:numPr>
                <w:ilvl w:val="0"/>
                <w:numId w:val="17"/>
              </w:numPr>
              <w:spacing w:before="10" w:after="10"/>
              <w:jc w:val="both"/>
              <w:rPr>
                <w:sz w:val="21"/>
                <w:szCs w:val="21"/>
              </w:rPr>
            </w:pPr>
            <w:r w:rsidRPr="00A1564C">
              <w:rPr>
                <w:sz w:val="21"/>
                <w:szCs w:val="21"/>
              </w:rPr>
              <w:t>Elaboración de informes ampliatorios y complementarios. (P)</w:t>
            </w:r>
          </w:p>
          <w:p w:rsidR="00442D47" w:rsidRPr="00A1564C" w:rsidRDefault="00D56A55" w:rsidP="00BC04C9">
            <w:pPr>
              <w:pStyle w:val="Prrafodelista"/>
              <w:numPr>
                <w:ilvl w:val="0"/>
                <w:numId w:val="17"/>
              </w:numPr>
              <w:spacing w:before="10" w:after="10"/>
              <w:jc w:val="both"/>
              <w:rPr>
                <w:sz w:val="21"/>
                <w:szCs w:val="21"/>
              </w:rPr>
            </w:pPr>
            <w:r w:rsidRPr="00A1564C">
              <w:rPr>
                <w:sz w:val="21"/>
                <w:szCs w:val="21"/>
              </w:rPr>
              <w:t>Organización de los medios de prueba. (P, A)</w:t>
            </w:r>
          </w:p>
        </w:tc>
        <w:tc>
          <w:tcPr>
            <w:tcW w:w="3063"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Teorías y principios del cumplimiento normativo, legalidad, responsabilidad por la función pública.</w:t>
            </w:r>
          </w:p>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Nociones y métodos de análisis del ordenamiento jurídico, jerarquía de normas, responsabilidad por la función pública.</w:t>
            </w:r>
          </w:p>
          <w:p w:rsidR="006C7739"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Normas Generales de Auditoría Gubernamental, Normas de Auditoría de Cumplimiento, guías, instructivos y otros.</w:t>
            </w:r>
          </w:p>
          <w:p w:rsidR="00D56A55" w:rsidRPr="00A1564C" w:rsidRDefault="006C7739" w:rsidP="006C7739">
            <w:pPr>
              <w:pStyle w:val="Prrafodelista"/>
              <w:numPr>
                <w:ilvl w:val="0"/>
                <w:numId w:val="16"/>
              </w:numPr>
              <w:spacing w:before="10" w:after="10"/>
              <w:ind w:left="365"/>
              <w:jc w:val="both"/>
              <w:rPr>
                <w:sz w:val="21"/>
                <w:szCs w:val="21"/>
              </w:rPr>
            </w:pPr>
            <w:r w:rsidRPr="00A1564C">
              <w:rPr>
                <w:sz w:val="21"/>
                <w:szCs w:val="21"/>
                <w:lang w:val="es-ES"/>
              </w:rPr>
              <w:t>Ley 1178 y D.S. 23318-A del Régimen de Responsabilidad por la Función Pública.</w:t>
            </w:r>
          </w:p>
        </w:tc>
      </w:tr>
      <w:tr w:rsidR="00411DDD" w:rsidRPr="00A1564C" w:rsidTr="00C04C00">
        <w:trPr>
          <w:gridAfter w:val="1"/>
          <w:wAfter w:w="60" w:type="dxa"/>
        </w:trPr>
        <w:tc>
          <w:tcPr>
            <w:tcW w:w="10060" w:type="dxa"/>
            <w:gridSpan w:val="18"/>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vAlign w:val="center"/>
          </w:tcPr>
          <w:p w:rsidR="00411DDD" w:rsidRPr="00A1564C" w:rsidRDefault="00411DDD" w:rsidP="00411DDD">
            <w:pPr>
              <w:spacing w:before="20" w:after="20"/>
              <w:jc w:val="both"/>
              <w:rPr>
                <w:b/>
                <w:bCs/>
                <w:i/>
                <w:iCs/>
                <w:sz w:val="21"/>
                <w:szCs w:val="21"/>
              </w:rPr>
            </w:pPr>
            <w:r w:rsidRPr="00A1564C">
              <w:rPr>
                <w:b/>
                <w:bCs/>
                <w:i/>
                <w:iCs/>
                <w:sz w:val="21"/>
                <w:szCs w:val="21"/>
              </w:rPr>
              <w:t xml:space="preserve">Elemento de competencia </w:t>
            </w:r>
            <w:r w:rsidR="00416D4A" w:rsidRPr="00A1564C">
              <w:rPr>
                <w:b/>
                <w:bCs/>
                <w:i/>
                <w:iCs/>
                <w:sz w:val="21"/>
                <w:szCs w:val="21"/>
              </w:rPr>
              <w:t>6</w:t>
            </w:r>
            <w:r w:rsidRPr="00A1564C">
              <w:rPr>
                <w:b/>
                <w:bCs/>
                <w:i/>
                <w:iCs/>
                <w:sz w:val="21"/>
                <w:szCs w:val="21"/>
              </w:rPr>
              <w:t xml:space="preserve">: </w:t>
            </w:r>
            <w:r w:rsidRPr="00A1564C">
              <w:rPr>
                <w:sz w:val="21"/>
                <w:szCs w:val="21"/>
              </w:rPr>
              <w:t>Planifica, ejecuta y comunica los resultados de la auditoría operacional gubernamental, aplicando las Normas de Auditoría Operacional, mediante la evaluación de procesos y actividades administrativas, la identificación de riesgos, la aplicación de indicadores de eficacia, la ejecución de programas de trabajo y la formulación de hallazgos y recomendaciones orientadas al mejoramiento de los sistemas administrativos institucionales.</w:t>
            </w:r>
          </w:p>
        </w:tc>
      </w:tr>
      <w:tr w:rsidR="00370E6E" w:rsidRPr="00A1564C" w:rsidTr="00C04C00">
        <w:trPr>
          <w:gridAfter w:val="1"/>
          <w:wAfter w:w="60" w:type="dxa"/>
        </w:trPr>
        <w:tc>
          <w:tcPr>
            <w:tcW w:w="2972" w:type="dxa"/>
            <w:gridSpan w:val="4"/>
            <w:tcBorders>
              <w:top w:val="single" w:sz="4" w:space="0" w:color="auto"/>
              <w:left w:val="single" w:sz="4" w:space="0" w:color="000000"/>
              <w:bottom w:val="single" w:sz="4" w:space="0" w:color="000000"/>
              <w:right w:val="single" w:sz="4" w:space="0" w:color="auto"/>
            </w:tcBorders>
            <w:tcMar>
              <w:top w:w="50" w:type="dxa"/>
              <w:left w:w="90" w:type="dxa"/>
              <w:bottom w:w="50" w:type="dxa"/>
              <w:right w:w="90" w:type="dxa"/>
            </w:tcMar>
          </w:tcPr>
          <w:p w:rsidR="00370E6E" w:rsidRPr="00A1564C" w:rsidRDefault="00370E6E" w:rsidP="00370E6E">
            <w:pPr>
              <w:spacing w:before="20" w:after="20"/>
              <w:jc w:val="center"/>
              <w:rPr>
                <w:b/>
                <w:bCs/>
                <w:i/>
                <w:iCs/>
                <w:sz w:val="21"/>
                <w:szCs w:val="21"/>
              </w:rPr>
            </w:pPr>
            <w:r w:rsidRPr="00A1564C">
              <w:rPr>
                <w:b/>
                <w:i/>
                <w:sz w:val="21"/>
                <w:szCs w:val="21"/>
              </w:rPr>
              <w:t>Criterios de desempeño</w:t>
            </w:r>
          </w:p>
        </w:tc>
        <w:tc>
          <w:tcPr>
            <w:tcW w:w="3686" w:type="dxa"/>
            <w:gridSpan w:val="7"/>
            <w:tcBorders>
              <w:top w:val="single" w:sz="4" w:space="0" w:color="auto"/>
              <w:left w:val="single" w:sz="4" w:space="0" w:color="auto"/>
              <w:bottom w:val="single" w:sz="4" w:space="0" w:color="000000"/>
              <w:right w:val="single" w:sz="4" w:space="0" w:color="auto"/>
            </w:tcBorders>
          </w:tcPr>
          <w:p w:rsidR="00370E6E" w:rsidRPr="00A1564C" w:rsidRDefault="00370E6E" w:rsidP="00370E6E">
            <w:pPr>
              <w:spacing w:before="20" w:after="20"/>
              <w:jc w:val="center"/>
              <w:rPr>
                <w:b/>
                <w:bCs/>
                <w:i/>
                <w:iCs/>
                <w:sz w:val="21"/>
                <w:szCs w:val="21"/>
              </w:rPr>
            </w:pPr>
            <w:r w:rsidRPr="00A1564C">
              <w:rPr>
                <w:b/>
                <w:i/>
                <w:sz w:val="21"/>
                <w:szCs w:val="21"/>
              </w:rPr>
              <w:t>Evidencias de desempeño</w:t>
            </w:r>
          </w:p>
        </w:tc>
        <w:tc>
          <w:tcPr>
            <w:tcW w:w="3402" w:type="dxa"/>
            <w:gridSpan w:val="7"/>
            <w:tcBorders>
              <w:top w:val="single" w:sz="4" w:space="0" w:color="auto"/>
              <w:left w:val="single" w:sz="4" w:space="0" w:color="auto"/>
              <w:bottom w:val="single" w:sz="4" w:space="0" w:color="000000"/>
              <w:right w:val="single" w:sz="4" w:space="0" w:color="000000"/>
            </w:tcBorders>
          </w:tcPr>
          <w:p w:rsidR="00370E6E" w:rsidRPr="00A1564C" w:rsidRDefault="00370E6E" w:rsidP="00370E6E">
            <w:pPr>
              <w:spacing w:before="20" w:after="20"/>
              <w:jc w:val="center"/>
              <w:rPr>
                <w:b/>
                <w:bCs/>
                <w:i/>
                <w:iCs/>
                <w:sz w:val="21"/>
                <w:szCs w:val="21"/>
              </w:rPr>
            </w:pPr>
            <w:r w:rsidRPr="00A1564C">
              <w:rPr>
                <w:b/>
                <w:i/>
                <w:sz w:val="21"/>
                <w:szCs w:val="21"/>
              </w:rPr>
              <w:t>Evidencias de producto</w:t>
            </w:r>
          </w:p>
        </w:tc>
      </w:tr>
      <w:tr w:rsidR="00411DDD" w:rsidRPr="00A1564C" w:rsidTr="00C04C00">
        <w:trPr>
          <w:gridAfter w:val="1"/>
          <w:wAfter w:w="60" w:type="dxa"/>
        </w:trPr>
        <w:tc>
          <w:tcPr>
            <w:tcW w:w="2972" w:type="dxa"/>
            <w:gridSpan w:val="4"/>
            <w:vMerge w:val="restart"/>
            <w:tcBorders>
              <w:top w:val="single" w:sz="4" w:space="0" w:color="auto"/>
              <w:left w:val="single" w:sz="4" w:space="0" w:color="000000"/>
              <w:right w:val="single" w:sz="4" w:space="0" w:color="auto"/>
            </w:tcBorders>
            <w:tcMar>
              <w:top w:w="50" w:type="dxa"/>
              <w:left w:w="90" w:type="dxa"/>
              <w:bottom w:w="50" w:type="dxa"/>
              <w:right w:w="90" w:type="dxa"/>
            </w:tcMar>
            <w:vAlign w:val="center"/>
          </w:tcPr>
          <w:p w:rsidR="00411DDD" w:rsidRPr="00A1564C" w:rsidRDefault="00791283" w:rsidP="00791283">
            <w:pPr>
              <w:spacing w:before="10" w:after="10"/>
              <w:ind w:left="-29"/>
              <w:jc w:val="both"/>
              <w:rPr>
                <w:b/>
                <w:bCs/>
                <w:i/>
                <w:iCs/>
                <w:sz w:val="21"/>
                <w:szCs w:val="21"/>
              </w:rPr>
            </w:pPr>
            <w:r w:rsidRPr="00A1564C">
              <w:rPr>
                <w:sz w:val="21"/>
                <w:szCs w:val="21"/>
              </w:rPr>
              <w:t xml:space="preserve">1. </w:t>
            </w:r>
            <w:r w:rsidR="00E923CA" w:rsidRPr="00A1564C">
              <w:rPr>
                <w:sz w:val="21"/>
                <w:szCs w:val="21"/>
              </w:rPr>
              <w:t>Planifica la auditoría operacional de los sistemas de administración, mediante el conocimiento de la entidad, la evaluación del control interno, la determinación de riesgos de procesos, y la definición del enfoque de auditoría, acerca del grado de eficacia, conforme a Normas de Auditoría Operacional.</w:t>
            </w:r>
          </w:p>
        </w:tc>
        <w:tc>
          <w:tcPr>
            <w:tcW w:w="3686" w:type="dxa"/>
            <w:gridSpan w:val="7"/>
            <w:tcBorders>
              <w:top w:val="single" w:sz="4" w:space="0" w:color="auto"/>
              <w:left w:val="single" w:sz="4" w:space="0" w:color="auto"/>
              <w:bottom w:val="single" w:sz="4" w:space="0" w:color="000000"/>
              <w:right w:val="single" w:sz="4" w:space="0" w:color="auto"/>
            </w:tcBorders>
            <w:vAlign w:val="center"/>
          </w:tcPr>
          <w:p w:rsidR="00411DDD" w:rsidRPr="00A1564C" w:rsidRDefault="00791283" w:rsidP="00A1564C">
            <w:pPr>
              <w:spacing w:before="20" w:after="20"/>
              <w:ind w:right="139"/>
              <w:jc w:val="both"/>
              <w:rPr>
                <w:sz w:val="21"/>
                <w:szCs w:val="21"/>
              </w:rPr>
            </w:pPr>
            <w:r w:rsidRPr="00A1564C">
              <w:rPr>
                <w:sz w:val="21"/>
                <w:szCs w:val="21"/>
              </w:rPr>
              <w:t xml:space="preserve">1.1. </w:t>
            </w:r>
            <w:r>
              <w:rPr>
                <w:sz w:val="21"/>
                <w:szCs w:val="21"/>
              </w:rPr>
              <w:t xml:space="preserve">Analiza información de la entidad, su naturaleza, estructura organizacional, procesos y los sistemas de administración: planificación, organización y ejecución de </w:t>
            </w:r>
            <w:del w:id="9023" w:author="Comisión de revisión 4.5" w:date="2026-10-13T00:00:00Z">
              <w:r>
                <w:rPr>
                  <w:sz w:val="21"/>
                  <w:szCs w:val="21"/>
                </w:rPr>
                <w:delText xml:space="preserve">la ley N° 1178</w:delText>
              </w:r>
            </w:del>
            <w:ins w:id="9024" w:author="Comisión de revisión 4.5" w:date="2026-10-13T00:00:00Z">
              <w:r>
                <w:rPr>
                  <w:sz w:val="21"/>
                  <w:szCs w:val="21"/>
                </w:rPr>
                <w:t xml:space="preserve">la Ley N° 1178</w:t>
              </w:r>
            </w:ins>
            <w:r>
              <w:rPr>
                <w:sz w:val="21"/>
                <w:szCs w:val="21"/>
              </w:rPr>
              <w:t xml:space="preserve">, evaluando el grado de eficacia de los mismos.</w:t>
            </w:r>
          </w:p>
        </w:tc>
        <w:tc>
          <w:tcPr>
            <w:tcW w:w="3402" w:type="dxa"/>
            <w:gridSpan w:val="7"/>
            <w:tcBorders>
              <w:top w:val="single" w:sz="4" w:space="0" w:color="auto"/>
              <w:left w:val="single" w:sz="4" w:space="0" w:color="auto"/>
              <w:bottom w:val="single" w:sz="4" w:space="0" w:color="000000"/>
              <w:right w:val="single" w:sz="4" w:space="0" w:color="000000"/>
            </w:tcBorders>
            <w:vAlign w:val="center"/>
          </w:tcPr>
          <w:p w:rsidR="00311A68" w:rsidRPr="00A1564C" w:rsidRDefault="00416D4A" w:rsidP="00416D4A">
            <w:pPr>
              <w:spacing w:before="10" w:after="10"/>
              <w:jc w:val="both"/>
              <w:rPr>
                <w:sz w:val="21"/>
                <w:szCs w:val="21"/>
              </w:rPr>
            </w:pPr>
            <w:r w:rsidRPr="00A1564C">
              <w:rPr>
                <w:b/>
                <w:bCs/>
                <w:sz w:val="21"/>
                <w:szCs w:val="21"/>
              </w:rPr>
              <w:t xml:space="preserve">Producto 21: </w:t>
            </w:r>
            <w:r w:rsidR="00311A68" w:rsidRPr="00A1564C">
              <w:rPr>
                <w:bCs/>
                <w:sz w:val="21"/>
                <w:szCs w:val="21"/>
              </w:rPr>
              <w:t xml:space="preserve">Documentos de </w:t>
            </w:r>
            <w:r w:rsidR="00311A68" w:rsidRPr="00A1564C">
              <w:rPr>
                <w:sz w:val="21"/>
                <w:szCs w:val="21"/>
              </w:rPr>
              <w:t>relevamiento de información, de los sistemas de administración de la entidad: planillas, reportes y otros.</w:t>
            </w:r>
          </w:p>
          <w:p w:rsidR="00411DDD" w:rsidRPr="00A1564C" w:rsidRDefault="00416D4A" w:rsidP="00416D4A">
            <w:pPr>
              <w:spacing w:before="10" w:after="10"/>
              <w:jc w:val="both"/>
              <w:rPr>
                <w:b/>
                <w:bCs/>
                <w:sz w:val="21"/>
                <w:szCs w:val="21"/>
              </w:rPr>
            </w:pPr>
            <w:r w:rsidRPr="00A1564C">
              <w:rPr>
                <w:bCs/>
                <w:sz w:val="21"/>
                <w:szCs w:val="21"/>
              </w:rPr>
              <w:t>.</w:t>
            </w:r>
          </w:p>
        </w:tc>
      </w:tr>
      <w:tr w:rsidR="00411DDD" w:rsidRPr="00A1564C" w:rsidTr="00C04C00">
        <w:trPr>
          <w:gridAfter w:val="1"/>
          <w:wAfter w:w="60" w:type="dxa"/>
        </w:trPr>
        <w:tc>
          <w:tcPr>
            <w:tcW w:w="2972" w:type="dxa"/>
            <w:gridSpan w:val="4"/>
            <w:vMerge/>
            <w:tcBorders>
              <w:left w:val="single" w:sz="4" w:space="0" w:color="000000"/>
              <w:bottom w:val="single" w:sz="4" w:space="0" w:color="000000"/>
              <w:right w:val="single" w:sz="4" w:space="0" w:color="auto"/>
            </w:tcBorders>
            <w:tcMar>
              <w:top w:w="50" w:type="dxa"/>
              <w:left w:w="90" w:type="dxa"/>
              <w:bottom w:w="50" w:type="dxa"/>
              <w:right w:w="90" w:type="dxa"/>
            </w:tcMar>
            <w:vAlign w:val="center"/>
          </w:tcPr>
          <w:p w:rsidR="00411DDD" w:rsidRPr="00A1564C" w:rsidRDefault="00411DDD" w:rsidP="00411DDD">
            <w:pPr>
              <w:spacing w:before="20" w:after="20"/>
              <w:jc w:val="both"/>
              <w:rPr>
                <w:b/>
                <w:bCs/>
                <w:i/>
                <w:iCs/>
                <w:sz w:val="21"/>
                <w:szCs w:val="21"/>
              </w:rPr>
            </w:pPr>
          </w:p>
        </w:tc>
        <w:tc>
          <w:tcPr>
            <w:tcW w:w="3686" w:type="dxa"/>
            <w:gridSpan w:val="7"/>
            <w:tcBorders>
              <w:top w:val="single" w:sz="4" w:space="0" w:color="auto"/>
              <w:left w:val="single" w:sz="4" w:space="0" w:color="auto"/>
              <w:bottom w:val="single" w:sz="4" w:space="0" w:color="000000"/>
              <w:right w:val="single" w:sz="4" w:space="0" w:color="auto"/>
            </w:tcBorders>
            <w:vAlign w:val="center"/>
          </w:tcPr>
          <w:p w:rsidR="00411DDD" w:rsidRPr="00A1564C" w:rsidRDefault="00416D4A" w:rsidP="00A1564C">
            <w:pPr>
              <w:spacing w:before="20" w:after="20"/>
              <w:ind w:right="139"/>
              <w:jc w:val="both"/>
              <w:rPr>
                <w:sz w:val="21"/>
                <w:szCs w:val="21"/>
              </w:rPr>
            </w:pPr>
            <w:r w:rsidRPr="00A1564C">
              <w:rPr>
                <w:sz w:val="21"/>
                <w:szCs w:val="21"/>
              </w:rPr>
              <w:t xml:space="preserve">1.2 </w:t>
            </w:r>
            <w:r>
              <w:rPr>
                <w:sz w:val="21"/>
                <w:szCs w:val="21"/>
              </w:rPr>
              <w:t xml:space="preserve">Elabora el memorándum de planificación: antecedentes, objetivo, objeto, alcance, metodología, marco normativo y otros, </w:t>
            </w:r>
            <w:del w:id="9017" w:author="Comisión de revisión 4.5" w:date="2026-10-13T00:00:00Z">
              <w:r>
                <w:rPr>
                  <w:sz w:val="21"/>
                  <w:szCs w:val="21"/>
                </w:rPr>
                <w:delText xml:space="preserve">incluido los procedimientos</w:delText>
              </w:r>
            </w:del>
            <w:ins w:id="9018" w:author="Comisión de revisión 4.5" w:date="2026-10-13T00:00:00Z">
              <w:r>
                <w:rPr>
                  <w:sz w:val="21"/>
                  <w:szCs w:val="21"/>
                </w:rPr>
                <w:t xml:space="preserve">incluidos los procedimientos</w:t>
              </w:r>
            </w:ins>
            <w:r>
              <w:rPr>
                <w:sz w:val="21"/>
                <w:szCs w:val="21"/>
              </w:rPr>
              <w:t xml:space="preserve"> a ser aplicados en los programas de trabajo. </w:t>
            </w:r>
          </w:p>
        </w:tc>
        <w:tc>
          <w:tcPr>
            <w:tcW w:w="3402" w:type="dxa"/>
            <w:gridSpan w:val="7"/>
            <w:tcBorders>
              <w:top w:val="single" w:sz="4" w:space="0" w:color="auto"/>
              <w:left w:val="single" w:sz="4" w:space="0" w:color="auto"/>
              <w:bottom w:val="single" w:sz="4" w:space="0" w:color="000000"/>
              <w:right w:val="single" w:sz="4" w:space="0" w:color="000000"/>
            </w:tcBorders>
            <w:vAlign w:val="center"/>
          </w:tcPr>
          <w:p w:rsidR="00411DDD" w:rsidRPr="00A1564C" w:rsidRDefault="00416D4A" w:rsidP="00311A68">
            <w:pPr>
              <w:spacing w:before="10" w:after="10"/>
              <w:jc w:val="both"/>
              <w:rPr>
                <w:b/>
                <w:bCs/>
                <w:sz w:val="21"/>
                <w:szCs w:val="21"/>
              </w:rPr>
            </w:pPr>
            <w:r w:rsidRPr="00A1564C">
              <w:rPr>
                <w:b/>
                <w:bCs/>
                <w:sz w:val="21"/>
                <w:szCs w:val="21"/>
              </w:rPr>
              <w:t xml:space="preserve">Producto 22: </w:t>
            </w:r>
            <w:r w:rsidR="00311A68" w:rsidRPr="00A1564C">
              <w:rPr>
                <w:bCs/>
                <w:sz w:val="21"/>
                <w:szCs w:val="21"/>
              </w:rPr>
              <w:t>Documento de Memorándum de Planificación de Auditoría (MPA) y programas de auditoría operativa de los sistemas de administración.</w:t>
            </w:r>
          </w:p>
        </w:tc>
      </w:tr>
      <w:tr w:rsidR="00411DDD" w:rsidRPr="00A1564C" w:rsidTr="00C04C00">
        <w:trPr>
          <w:gridAfter w:val="1"/>
          <w:wAfter w:w="60" w:type="dxa"/>
        </w:trPr>
        <w:tc>
          <w:tcPr>
            <w:tcW w:w="2972" w:type="dxa"/>
            <w:gridSpan w:val="4"/>
            <w:vMerge w:val="restart"/>
            <w:tcBorders>
              <w:top w:val="single" w:sz="4" w:space="0" w:color="auto"/>
              <w:left w:val="single" w:sz="4" w:space="0" w:color="000000"/>
              <w:right w:val="single" w:sz="4" w:space="0" w:color="auto"/>
            </w:tcBorders>
            <w:tcMar>
              <w:top w:w="50" w:type="dxa"/>
              <w:left w:w="90" w:type="dxa"/>
              <w:bottom w:w="50" w:type="dxa"/>
              <w:right w:w="90" w:type="dxa"/>
            </w:tcMar>
            <w:vAlign w:val="center"/>
          </w:tcPr>
          <w:p w:rsidR="00411DDD" w:rsidRPr="00A1564C" w:rsidRDefault="00791283" w:rsidP="00791283">
            <w:pPr>
              <w:spacing w:before="10" w:after="10"/>
              <w:jc w:val="both"/>
              <w:rPr>
                <w:b/>
                <w:bCs/>
                <w:i/>
                <w:iCs/>
                <w:sz w:val="21"/>
                <w:szCs w:val="21"/>
              </w:rPr>
            </w:pPr>
            <w:r w:rsidRPr="00A1564C">
              <w:rPr>
                <w:sz w:val="21"/>
                <w:szCs w:val="21"/>
              </w:rPr>
              <w:lastRenderedPageBreak/>
              <w:t xml:space="preserve">2. </w:t>
            </w:r>
            <w:r w:rsidR="00E923CA" w:rsidRPr="00A1564C">
              <w:rPr>
                <w:sz w:val="21"/>
                <w:szCs w:val="21"/>
              </w:rPr>
              <w:t>Ejecuta procedimientos de auditoría operacional, y obtiene evidencia válida y suficiente, documentando los resultados y hallazgos de auditoría y emitiendo el informe de auditoría, bajo los atributos de condición, criterio, causa y efecto, y recomendaciones de mejora.</w:t>
            </w:r>
          </w:p>
        </w:tc>
        <w:tc>
          <w:tcPr>
            <w:tcW w:w="3686" w:type="dxa"/>
            <w:gridSpan w:val="7"/>
            <w:tcBorders>
              <w:top w:val="single" w:sz="4" w:space="0" w:color="auto"/>
              <w:left w:val="single" w:sz="4" w:space="0" w:color="auto"/>
              <w:bottom w:val="single" w:sz="4" w:space="0" w:color="000000"/>
              <w:right w:val="single" w:sz="4" w:space="0" w:color="auto"/>
            </w:tcBorders>
            <w:vAlign w:val="center"/>
          </w:tcPr>
          <w:p w:rsidR="00411DDD" w:rsidRPr="00A1564C" w:rsidRDefault="00416D4A" w:rsidP="005B61CA">
            <w:pPr>
              <w:spacing w:before="20" w:after="20"/>
              <w:ind w:right="139"/>
              <w:jc w:val="both"/>
              <w:rPr>
                <w:sz w:val="21"/>
                <w:szCs w:val="21"/>
              </w:rPr>
            </w:pPr>
            <w:r w:rsidRPr="00A1564C">
              <w:rPr>
                <w:sz w:val="21"/>
                <w:szCs w:val="21"/>
              </w:rPr>
              <w:t xml:space="preserve">2.1 </w:t>
            </w:r>
            <w:r w:rsidR="00771B97" w:rsidRPr="00A1564C">
              <w:rPr>
                <w:sz w:val="21"/>
                <w:szCs w:val="21"/>
              </w:rPr>
              <w:t>Aplica los procedimientos de auditoría y pruebas sustantivas y de control sobre los procesos administrativos objeto de la auditoría, obteniendo evidencia válida y suficiente sobre deficiencias</w:t>
            </w:r>
            <w:r w:rsidR="00C92399" w:rsidRPr="00A1564C">
              <w:rPr>
                <w:sz w:val="21"/>
                <w:szCs w:val="21"/>
              </w:rPr>
              <w:t xml:space="preserve"> en la eficacia de los controles. </w:t>
            </w:r>
          </w:p>
        </w:tc>
        <w:tc>
          <w:tcPr>
            <w:tcW w:w="3402" w:type="dxa"/>
            <w:gridSpan w:val="7"/>
            <w:tcBorders>
              <w:top w:val="single" w:sz="4" w:space="0" w:color="auto"/>
              <w:left w:val="single" w:sz="4" w:space="0" w:color="auto"/>
              <w:bottom w:val="single" w:sz="4" w:space="0" w:color="000000"/>
              <w:right w:val="single" w:sz="4" w:space="0" w:color="000000"/>
            </w:tcBorders>
            <w:vAlign w:val="center"/>
          </w:tcPr>
          <w:p w:rsidR="00C92399" w:rsidRPr="00A1564C" w:rsidRDefault="00416D4A" w:rsidP="00C92399">
            <w:pPr>
              <w:spacing w:before="10" w:after="10"/>
              <w:jc w:val="both"/>
              <w:rPr>
                <w:sz w:val="21"/>
                <w:szCs w:val="21"/>
              </w:rPr>
            </w:pPr>
            <w:r w:rsidRPr="00A1564C">
              <w:rPr>
                <w:b/>
                <w:bCs/>
                <w:sz w:val="21"/>
                <w:szCs w:val="21"/>
              </w:rPr>
              <w:t xml:space="preserve">Producto 23: </w:t>
            </w:r>
            <w:r w:rsidR="00771B97" w:rsidRPr="00A1564C">
              <w:rPr>
                <w:bCs/>
                <w:sz w:val="21"/>
                <w:szCs w:val="21"/>
              </w:rPr>
              <w:t xml:space="preserve">Documentos de papeles de trabajo, </w:t>
            </w:r>
            <w:r w:rsidR="00771B97" w:rsidRPr="00A1564C">
              <w:rPr>
                <w:sz w:val="21"/>
                <w:szCs w:val="21"/>
              </w:rPr>
              <w:t xml:space="preserve">y legajos </w:t>
            </w:r>
            <w:r w:rsidR="00C92399" w:rsidRPr="00A1564C">
              <w:rPr>
                <w:sz w:val="21"/>
                <w:szCs w:val="21"/>
              </w:rPr>
              <w:t>d</w:t>
            </w:r>
            <w:r w:rsidR="00771B97" w:rsidRPr="00A1564C">
              <w:rPr>
                <w:sz w:val="21"/>
                <w:szCs w:val="21"/>
              </w:rPr>
              <w:t xml:space="preserve">e ejecución de la auditoría </w:t>
            </w:r>
            <w:r w:rsidR="00C92399" w:rsidRPr="00A1564C">
              <w:rPr>
                <w:sz w:val="21"/>
                <w:szCs w:val="21"/>
              </w:rPr>
              <w:t>operativa administrativa.</w:t>
            </w:r>
          </w:p>
          <w:p w:rsidR="00411DDD" w:rsidRPr="00A1564C" w:rsidRDefault="00411DDD" w:rsidP="00C92399">
            <w:pPr>
              <w:spacing w:before="10" w:after="10"/>
              <w:jc w:val="both"/>
              <w:rPr>
                <w:b/>
                <w:bCs/>
                <w:sz w:val="21"/>
                <w:szCs w:val="21"/>
              </w:rPr>
            </w:pPr>
          </w:p>
        </w:tc>
      </w:tr>
      <w:tr w:rsidR="00411DDD" w:rsidRPr="00A1564C" w:rsidTr="00C04C00">
        <w:trPr>
          <w:gridAfter w:val="1"/>
          <w:wAfter w:w="60" w:type="dxa"/>
        </w:trPr>
        <w:tc>
          <w:tcPr>
            <w:tcW w:w="2972" w:type="dxa"/>
            <w:gridSpan w:val="4"/>
            <w:vMerge/>
            <w:tcBorders>
              <w:left w:val="single" w:sz="4" w:space="0" w:color="000000"/>
              <w:bottom w:val="single" w:sz="4" w:space="0" w:color="000000"/>
              <w:right w:val="single" w:sz="4" w:space="0" w:color="auto"/>
            </w:tcBorders>
            <w:tcMar>
              <w:top w:w="50" w:type="dxa"/>
              <w:left w:w="90" w:type="dxa"/>
              <w:bottom w:w="50" w:type="dxa"/>
              <w:right w:w="90" w:type="dxa"/>
            </w:tcMar>
            <w:vAlign w:val="center"/>
          </w:tcPr>
          <w:p w:rsidR="00411DDD" w:rsidRPr="00A1564C" w:rsidRDefault="00411DDD" w:rsidP="00411DDD">
            <w:pPr>
              <w:spacing w:before="20" w:after="20"/>
              <w:jc w:val="both"/>
              <w:rPr>
                <w:b/>
                <w:bCs/>
                <w:i/>
                <w:iCs/>
                <w:sz w:val="21"/>
                <w:szCs w:val="21"/>
              </w:rPr>
            </w:pPr>
          </w:p>
        </w:tc>
        <w:tc>
          <w:tcPr>
            <w:tcW w:w="3686" w:type="dxa"/>
            <w:gridSpan w:val="7"/>
            <w:tcBorders>
              <w:top w:val="single" w:sz="4" w:space="0" w:color="auto"/>
              <w:left w:val="single" w:sz="4" w:space="0" w:color="auto"/>
              <w:bottom w:val="single" w:sz="4" w:space="0" w:color="000000"/>
              <w:right w:val="single" w:sz="4" w:space="0" w:color="auto"/>
            </w:tcBorders>
            <w:vAlign w:val="center"/>
          </w:tcPr>
          <w:p w:rsidR="00411DDD" w:rsidRPr="00A1564C" w:rsidRDefault="00416D4A" w:rsidP="005B61CA">
            <w:pPr>
              <w:spacing w:before="20" w:after="20"/>
              <w:ind w:right="139"/>
              <w:jc w:val="both"/>
              <w:rPr>
                <w:sz w:val="21"/>
                <w:szCs w:val="21"/>
              </w:rPr>
            </w:pPr>
            <w:r w:rsidRPr="00A1564C">
              <w:rPr>
                <w:sz w:val="21"/>
                <w:szCs w:val="21"/>
              </w:rPr>
              <w:t xml:space="preserve">2.2 </w:t>
            </w:r>
            <w:r>
              <w:rPr>
                <w:sz w:val="21"/>
                <w:szCs w:val="21"/>
              </w:rPr>
              <w:t xml:space="preserve">Redacta el informe de auditoría operacional, sobre el grado de eficacia de los sistemas de administración, incluido los hallazgos con sus atributos de: </w:t>
            </w:r>
            <w:del w:id="9021" w:author="Comisión de revisión 4.5" w:date="2026-10-13T00:00:00Z">
              <w:r>
                <w:rPr>
                  <w:sz w:val="21"/>
                  <w:szCs w:val="21"/>
                </w:rPr>
                <w:delText xml:space="preserve">condición criterio, causa</w:delText>
              </w:r>
            </w:del>
            <w:ins w:id="9022" w:author="Comisión de revisión 4.5" w:date="2026-10-13T00:00:00Z">
              <w:r>
                <w:rPr>
                  <w:sz w:val="21"/>
                  <w:szCs w:val="21"/>
                </w:rPr>
                <w:t xml:space="preserve">condición, criterio, causa</w:t>
              </w:r>
            </w:ins>
            <w:r>
              <w:rPr>
                <w:sz w:val="21"/>
                <w:szCs w:val="21"/>
              </w:rPr>
              <w:t xml:space="preserve">, efecto y recomendación.</w:t>
            </w:r>
          </w:p>
        </w:tc>
        <w:tc>
          <w:tcPr>
            <w:tcW w:w="3402" w:type="dxa"/>
            <w:gridSpan w:val="7"/>
            <w:tcBorders>
              <w:top w:val="single" w:sz="4" w:space="0" w:color="auto"/>
              <w:left w:val="single" w:sz="4" w:space="0" w:color="auto"/>
              <w:bottom w:val="single" w:sz="4" w:space="0" w:color="000000"/>
              <w:right w:val="single" w:sz="4" w:space="0" w:color="000000"/>
            </w:tcBorders>
            <w:vAlign w:val="center"/>
          </w:tcPr>
          <w:p w:rsidR="00C92399" w:rsidRPr="00A1564C" w:rsidRDefault="00416D4A" w:rsidP="00416D4A">
            <w:pPr>
              <w:spacing w:before="10" w:after="10"/>
              <w:jc w:val="both"/>
              <w:rPr>
                <w:sz w:val="21"/>
                <w:szCs w:val="21"/>
              </w:rPr>
            </w:pPr>
            <w:r w:rsidRPr="00A1564C">
              <w:rPr>
                <w:b/>
                <w:bCs/>
                <w:sz w:val="21"/>
                <w:szCs w:val="21"/>
              </w:rPr>
              <w:t xml:space="preserve">Producto 24: </w:t>
            </w:r>
            <w:r w:rsidR="00C92399" w:rsidRPr="00A1564C">
              <w:rPr>
                <w:sz w:val="21"/>
                <w:szCs w:val="21"/>
              </w:rPr>
              <w:t>Informe de auditoría operativa administrativa y el Plan de Mejoramiento institucional.</w:t>
            </w:r>
          </w:p>
          <w:p w:rsidR="00411DDD" w:rsidRPr="00A1564C" w:rsidRDefault="00411DDD" w:rsidP="00416D4A">
            <w:pPr>
              <w:spacing w:before="10" w:after="10"/>
              <w:jc w:val="both"/>
              <w:rPr>
                <w:b/>
                <w:bCs/>
                <w:sz w:val="21"/>
                <w:szCs w:val="21"/>
              </w:rPr>
            </w:pPr>
          </w:p>
        </w:tc>
      </w:tr>
      <w:tr w:rsidR="00411DDD" w:rsidRPr="00A1564C" w:rsidTr="00C04C00">
        <w:trPr>
          <w:gridAfter w:val="1"/>
          <w:wAfter w:w="60" w:type="dxa"/>
        </w:trPr>
        <w:tc>
          <w:tcPr>
            <w:tcW w:w="10060" w:type="dxa"/>
            <w:gridSpan w:val="18"/>
            <w:tcBorders>
              <w:left w:val="single" w:sz="4" w:space="0" w:color="000000"/>
              <w:bottom w:val="single" w:sz="4" w:space="0" w:color="000000"/>
              <w:right w:val="single" w:sz="4" w:space="0" w:color="000000"/>
            </w:tcBorders>
            <w:tcMar>
              <w:top w:w="50" w:type="dxa"/>
              <w:left w:w="90" w:type="dxa"/>
              <w:bottom w:w="50" w:type="dxa"/>
              <w:right w:w="90" w:type="dxa"/>
            </w:tcMar>
            <w:vAlign w:val="center"/>
          </w:tcPr>
          <w:p w:rsidR="00411DDD" w:rsidRPr="00A1564C" w:rsidRDefault="00411DDD" w:rsidP="00411DDD">
            <w:pPr>
              <w:spacing w:before="20" w:after="20"/>
              <w:jc w:val="center"/>
              <w:rPr>
                <w:b/>
                <w:bCs/>
                <w:i/>
                <w:iCs/>
                <w:sz w:val="21"/>
                <w:szCs w:val="21"/>
              </w:rPr>
            </w:pPr>
            <w:r w:rsidRPr="00A1564C">
              <w:rPr>
                <w:b/>
                <w:bCs/>
                <w:i/>
                <w:iCs/>
                <w:sz w:val="21"/>
                <w:szCs w:val="21"/>
              </w:rPr>
              <w:t>Evidencias de conocimiento</w:t>
            </w:r>
          </w:p>
        </w:tc>
      </w:tr>
      <w:tr w:rsidR="00411DDD" w:rsidRPr="00A1564C" w:rsidTr="00C04C00">
        <w:trPr>
          <w:gridAfter w:val="1"/>
          <w:wAfter w:w="60" w:type="dxa"/>
        </w:trPr>
        <w:tc>
          <w:tcPr>
            <w:tcW w:w="2972" w:type="dxa"/>
            <w:gridSpan w:val="4"/>
            <w:tcBorders>
              <w:left w:val="single" w:sz="4" w:space="0" w:color="000000"/>
              <w:bottom w:val="single" w:sz="4" w:space="0" w:color="000000"/>
              <w:right w:val="single" w:sz="4" w:space="0" w:color="auto"/>
            </w:tcBorders>
            <w:tcMar>
              <w:top w:w="50" w:type="dxa"/>
              <w:left w:w="90" w:type="dxa"/>
              <w:bottom w:w="50" w:type="dxa"/>
              <w:right w:w="90" w:type="dxa"/>
            </w:tcMar>
            <w:vAlign w:val="center"/>
          </w:tcPr>
          <w:p w:rsidR="00411DDD" w:rsidRPr="00A1564C" w:rsidRDefault="00411DDD" w:rsidP="00C04C00">
            <w:pPr>
              <w:spacing w:before="20" w:after="20"/>
              <w:jc w:val="center"/>
              <w:rPr>
                <w:b/>
                <w:bCs/>
                <w:i/>
                <w:iCs/>
                <w:sz w:val="21"/>
                <w:szCs w:val="21"/>
              </w:rPr>
            </w:pPr>
            <w:r w:rsidRPr="00A1564C">
              <w:rPr>
                <w:b/>
                <w:bCs/>
                <w:i/>
                <w:iCs/>
                <w:sz w:val="21"/>
                <w:szCs w:val="21"/>
              </w:rPr>
              <w:t>Unidad de aprendizaje</w:t>
            </w:r>
          </w:p>
        </w:tc>
        <w:tc>
          <w:tcPr>
            <w:tcW w:w="3945" w:type="dxa"/>
            <w:gridSpan w:val="8"/>
            <w:tcBorders>
              <w:left w:val="single" w:sz="4" w:space="0" w:color="auto"/>
              <w:bottom w:val="single" w:sz="4" w:space="0" w:color="000000"/>
              <w:right w:val="single" w:sz="4" w:space="0" w:color="auto"/>
            </w:tcBorders>
            <w:vAlign w:val="center"/>
          </w:tcPr>
          <w:p w:rsidR="00411DDD" w:rsidRPr="00A1564C" w:rsidRDefault="00411DDD" w:rsidP="00C04C00">
            <w:pPr>
              <w:spacing w:before="20" w:after="20"/>
              <w:jc w:val="center"/>
              <w:rPr>
                <w:b/>
                <w:bCs/>
                <w:i/>
                <w:iCs/>
                <w:sz w:val="21"/>
                <w:szCs w:val="21"/>
              </w:rPr>
            </w:pPr>
            <w:r w:rsidRPr="00A1564C">
              <w:rPr>
                <w:b/>
                <w:bCs/>
                <w:i/>
                <w:iCs/>
                <w:sz w:val="21"/>
                <w:szCs w:val="21"/>
              </w:rPr>
              <w:t>Contenidos</w:t>
            </w:r>
          </w:p>
          <w:p w:rsidR="00411DDD" w:rsidRPr="00C04C00" w:rsidRDefault="00411DDD" w:rsidP="00C04C00">
            <w:pPr>
              <w:spacing w:before="20" w:after="20"/>
              <w:jc w:val="center"/>
              <w:rPr>
                <w:b/>
                <w:bCs/>
                <w:i/>
                <w:iCs/>
                <w:sz w:val="16"/>
                <w:szCs w:val="16"/>
              </w:rPr>
            </w:pPr>
            <w:r w:rsidRPr="00C04C00">
              <w:rPr>
                <w:sz w:val="16"/>
                <w:szCs w:val="16"/>
              </w:rPr>
              <w:t>C: cognitivo · P: procedimental · A: actitudinal · T: manejo de tecnología e IA</w:t>
            </w:r>
          </w:p>
        </w:tc>
        <w:tc>
          <w:tcPr>
            <w:tcW w:w="3143" w:type="dxa"/>
            <w:gridSpan w:val="6"/>
            <w:tcBorders>
              <w:left w:val="single" w:sz="4" w:space="0" w:color="auto"/>
              <w:bottom w:val="single" w:sz="4" w:space="0" w:color="000000"/>
              <w:right w:val="single" w:sz="4" w:space="0" w:color="000000"/>
            </w:tcBorders>
            <w:vAlign w:val="center"/>
          </w:tcPr>
          <w:p w:rsidR="00411DDD" w:rsidRPr="00A1564C" w:rsidRDefault="00411DDD" w:rsidP="00C04C00">
            <w:pPr>
              <w:spacing w:before="20" w:after="20"/>
              <w:jc w:val="center"/>
              <w:rPr>
                <w:b/>
                <w:bCs/>
                <w:i/>
                <w:iCs/>
                <w:sz w:val="21"/>
                <w:szCs w:val="21"/>
              </w:rPr>
            </w:pPr>
            <w:r w:rsidRPr="00A1564C">
              <w:rPr>
                <w:b/>
                <w:bCs/>
                <w:i/>
                <w:iCs/>
                <w:sz w:val="21"/>
                <w:szCs w:val="21"/>
              </w:rPr>
              <w:t>Conocimientos circunstanciales</w:t>
            </w:r>
          </w:p>
        </w:tc>
      </w:tr>
      <w:tr w:rsidR="00411DDD" w:rsidRPr="00A1564C" w:rsidTr="00C04C00">
        <w:trPr>
          <w:gridAfter w:val="1"/>
          <w:wAfter w:w="60" w:type="dxa"/>
        </w:trPr>
        <w:tc>
          <w:tcPr>
            <w:tcW w:w="2972" w:type="dxa"/>
            <w:gridSpan w:val="4"/>
            <w:tcBorders>
              <w:left w:val="single" w:sz="4" w:space="0" w:color="000000"/>
              <w:bottom w:val="single" w:sz="4" w:space="0" w:color="000000"/>
              <w:right w:val="single" w:sz="4" w:space="0" w:color="auto"/>
            </w:tcBorders>
            <w:tcMar>
              <w:top w:w="50" w:type="dxa"/>
              <w:left w:w="90" w:type="dxa"/>
              <w:bottom w:w="50" w:type="dxa"/>
              <w:right w:w="90" w:type="dxa"/>
            </w:tcMar>
            <w:vAlign w:val="center"/>
          </w:tcPr>
          <w:p w:rsidR="00411DDD" w:rsidRPr="00F10449" w:rsidRDefault="00D56A55" w:rsidP="00411DDD">
            <w:pPr>
              <w:spacing w:before="10" w:after="10"/>
              <w:jc w:val="both"/>
              <w:rPr>
                <w:b/>
                <w:sz w:val="21"/>
                <w:szCs w:val="21"/>
              </w:rPr>
            </w:pPr>
            <w:r w:rsidRPr="00F10449">
              <w:rPr>
                <w:b/>
                <w:sz w:val="21"/>
                <w:szCs w:val="21"/>
              </w:rPr>
              <w:t xml:space="preserve">Tema 9. Fundamentos y Planificación de la </w:t>
            </w:r>
            <w:bookmarkStart w:id="1" w:name="_GoBack"/>
            <w:bookmarkEnd w:id="1"/>
            <w:r w:rsidRPr="00F10449">
              <w:rPr>
                <w:b/>
                <w:sz w:val="21"/>
                <w:szCs w:val="21"/>
              </w:rPr>
              <w:t>Auditoría Operacional</w:t>
            </w:r>
          </w:p>
        </w:tc>
        <w:tc>
          <w:tcPr>
            <w:tcW w:w="3945" w:type="dxa"/>
            <w:gridSpan w:val="8"/>
            <w:tcBorders>
              <w:left w:val="single" w:sz="4" w:space="0" w:color="auto"/>
              <w:bottom w:val="single" w:sz="4" w:space="0" w:color="000000"/>
              <w:right w:val="single" w:sz="4" w:space="0" w:color="auto"/>
            </w:tcBorders>
            <w:vAlign w:val="center"/>
          </w:tcPr>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Naturaleza, objetivos, características y alcance de la auditoría operacional.</w:t>
            </w:r>
            <w:r w:rsidR="00D56A55" w:rsidRPr="00A1564C">
              <w:rPr>
                <w:sz w:val="21"/>
                <w:szCs w:val="21"/>
              </w:rPr>
              <w:t xml:space="preserve"> (C)</w:t>
            </w:r>
          </w:p>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Normas de Auditoría Operacional: fundamentos técnicos y normativos.</w:t>
            </w:r>
            <w:r w:rsidR="00D56A55" w:rsidRPr="00A1564C">
              <w:rPr>
                <w:sz w:val="21"/>
                <w:szCs w:val="21"/>
              </w:rPr>
              <w:t xml:space="preserve"> (C)</w:t>
            </w:r>
          </w:p>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Ámbito de aplicación, actores y responsables.</w:t>
            </w:r>
            <w:r w:rsidR="001F52F1" w:rsidRPr="00A1564C">
              <w:rPr>
                <w:sz w:val="21"/>
                <w:szCs w:val="21"/>
              </w:rPr>
              <w:t xml:space="preserve"> (C)</w:t>
            </w:r>
          </w:p>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 xml:space="preserve">Evaluación de la gestión administrativa: sistemas, procesos, unidades organizacionales y responsables. </w:t>
            </w:r>
            <w:r w:rsidR="001F52F1" w:rsidRPr="00A1564C">
              <w:rPr>
                <w:sz w:val="21"/>
                <w:szCs w:val="21"/>
              </w:rPr>
              <w:t>(C, P)</w:t>
            </w:r>
          </w:p>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 xml:space="preserve">Identificación y evaluación de riesgos de la gestión administrativa. </w:t>
            </w:r>
            <w:r w:rsidR="001F52F1" w:rsidRPr="00A1564C">
              <w:rPr>
                <w:sz w:val="21"/>
                <w:szCs w:val="21"/>
              </w:rPr>
              <w:t>(C, P)</w:t>
            </w:r>
          </w:p>
          <w:p w:rsidR="00411DDD" w:rsidRPr="00A1564C" w:rsidRDefault="00411DDD" w:rsidP="000F4B4A">
            <w:pPr>
              <w:pStyle w:val="Prrafodelista"/>
              <w:numPr>
                <w:ilvl w:val="0"/>
                <w:numId w:val="19"/>
              </w:numPr>
              <w:spacing w:before="10" w:after="10"/>
              <w:ind w:right="111"/>
              <w:jc w:val="both"/>
              <w:rPr>
                <w:sz w:val="21"/>
                <w:szCs w:val="21"/>
              </w:rPr>
            </w:pPr>
            <w:r w:rsidRPr="00A1564C">
              <w:rPr>
                <w:sz w:val="21"/>
                <w:szCs w:val="21"/>
              </w:rPr>
              <w:t>Indicadores de gestión administrativa: medición y evaluación de la eficacia.</w:t>
            </w:r>
            <w:r w:rsidR="001F52F1" w:rsidRPr="00A1564C">
              <w:rPr>
                <w:sz w:val="21"/>
                <w:szCs w:val="21"/>
              </w:rPr>
              <w:t xml:space="preserve"> (C, P)</w:t>
            </w:r>
          </w:p>
          <w:p w:rsidR="00411DDD" w:rsidRPr="00A1564C" w:rsidRDefault="00411DDD" w:rsidP="000F4B4A">
            <w:pPr>
              <w:pStyle w:val="Prrafodelista"/>
              <w:numPr>
                <w:ilvl w:val="0"/>
                <w:numId w:val="19"/>
              </w:numPr>
              <w:spacing w:before="10" w:after="10"/>
              <w:ind w:right="111"/>
              <w:jc w:val="both"/>
              <w:rPr>
                <w:b/>
                <w:bCs/>
                <w:i/>
                <w:iCs/>
                <w:sz w:val="21"/>
                <w:szCs w:val="21"/>
              </w:rPr>
            </w:pPr>
            <w:r w:rsidRPr="00A1564C">
              <w:rPr>
                <w:sz w:val="21"/>
                <w:szCs w:val="21"/>
              </w:rPr>
              <w:t>Planificación de auditoría: memorándum de planificación y programas de trabajo.</w:t>
            </w:r>
            <w:r w:rsidR="001F52F1" w:rsidRPr="00A1564C">
              <w:rPr>
                <w:sz w:val="21"/>
                <w:szCs w:val="21"/>
              </w:rPr>
              <w:t xml:space="preserve"> (P)</w:t>
            </w:r>
          </w:p>
        </w:tc>
        <w:tc>
          <w:tcPr>
            <w:tcW w:w="3143" w:type="dxa"/>
            <w:gridSpan w:val="6"/>
            <w:tcBorders>
              <w:left w:val="single" w:sz="4" w:space="0" w:color="auto"/>
              <w:bottom w:val="single" w:sz="4" w:space="0" w:color="000000"/>
              <w:right w:val="single" w:sz="4" w:space="0" w:color="000000"/>
            </w:tcBorders>
            <w:vAlign w:val="center"/>
          </w:tcPr>
          <w:p w:rsidR="00C7113E" w:rsidRPr="00754137" w:rsidRDefault="00C7113E" w:rsidP="000F4B4A">
            <w:pPr>
              <w:pStyle w:val="NormalWeb"/>
              <w:numPr>
                <w:ilvl w:val="0"/>
                <w:numId w:val="21"/>
              </w:numPr>
              <w:ind w:left="448"/>
              <w:rPr>
                <w:sz w:val="21"/>
                <w:szCs w:val="21"/>
                <w:lang w:val="es-ES"/>
              </w:rPr>
            </w:pPr>
            <w:r w:rsidRPr="00A1564C">
              <w:rPr>
                <w:sz w:val="21"/>
                <w:szCs w:val="21"/>
                <w:lang w:val="es-ES"/>
              </w:rPr>
              <w:t xml:space="preserve">Teorías y enfoques de la gestión pública, resultados, eficacia, eficiencia, economía y </w:t>
            </w:r>
            <w:r w:rsidRPr="00754137">
              <w:rPr>
                <w:sz w:val="21"/>
                <w:szCs w:val="21"/>
                <w:lang w:val="es-ES"/>
              </w:rPr>
              <w:t>efectividad.</w:t>
            </w:r>
          </w:p>
          <w:p w:rsidR="00754137" w:rsidRPr="00754137" w:rsidRDefault="00754137" w:rsidP="000F4B4A">
            <w:pPr>
              <w:pStyle w:val="NormalWeb"/>
              <w:numPr>
                <w:ilvl w:val="0"/>
                <w:numId w:val="21"/>
              </w:numPr>
              <w:ind w:left="448"/>
              <w:rPr>
                <w:sz w:val="21"/>
                <w:szCs w:val="21"/>
                <w:lang w:val="es-ES"/>
              </w:rPr>
            </w:pPr>
            <w:r w:rsidRPr="00754137">
              <w:rPr>
                <w:sz w:val="21"/>
                <w:szCs w:val="21"/>
                <w:lang w:val="es-ES"/>
              </w:rPr>
              <w:t xml:space="preserve">Teorías </w:t>
            </w:r>
            <w:r w:rsidRPr="00754137">
              <w:rPr>
                <w:sz w:val="21"/>
                <w:szCs w:val="21"/>
                <w:lang w:val="es-ES"/>
              </w:rPr>
              <w:t>y enfoques del valor público, cadena de resultados y marco lógico en la formulación, ejecución y evaluación de políticas públicas.</w:t>
            </w:r>
          </w:p>
          <w:p w:rsidR="00C7113E" w:rsidRPr="00A1564C" w:rsidRDefault="00C7113E" w:rsidP="000F4B4A">
            <w:pPr>
              <w:pStyle w:val="NormalWeb"/>
              <w:numPr>
                <w:ilvl w:val="0"/>
                <w:numId w:val="21"/>
              </w:numPr>
              <w:ind w:left="448"/>
              <w:rPr>
                <w:sz w:val="21"/>
                <w:szCs w:val="21"/>
                <w:lang w:val="es-ES"/>
              </w:rPr>
            </w:pPr>
            <w:r w:rsidRPr="00754137">
              <w:rPr>
                <w:sz w:val="21"/>
                <w:szCs w:val="21"/>
                <w:lang w:val="es-ES"/>
              </w:rPr>
              <w:t>Nociones sobre gestión</w:t>
            </w:r>
            <w:r w:rsidRPr="00A1564C">
              <w:rPr>
                <w:sz w:val="21"/>
                <w:szCs w:val="21"/>
                <w:lang w:val="es-ES"/>
              </w:rPr>
              <w:t xml:space="preserve"> administrativa, desempeño, métodos de análisis e indicadores.</w:t>
            </w:r>
          </w:p>
          <w:p w:rsidR="00C7113E" w:rsidRPr="00A1564C" w:rsidRDefault="00C7113E" w:rsidP="000F4B4A">
            <w:pPr>
              <w:pStyle w:val="NormalWeb"/>
              <w:numPr>
                <w:ilvl w:val="0"/>
                <w:numId w:val="21"/>
              </w:numPr>
              <w:ind w:left="448"/>
              <w:rPr>
                <w:sz w:val="21"/>
                <w:szCs w:val="21"/>
                <w:lang w:val="es-ES"/>
              </w:rPr>
            </w:pPr>
            <w:r w:rsidRPr="00A1564C">
              <w:rPr>
                <w:sz w:val="21"/>
                <w:szCs w:val="21"/>
                <w:lang w:val="es-ES"/>
              </w:rPr>
              <w:t>Normas Generales de Auditoría Gubernamental, Normas de Auditoría Operacional, guías y normas básicas de los sistemas de administración</w:t>
            </w:r>
          </w:p>
          <w:p w:rsidR="00411DDD" w:rsidRPr="00A1564C" w:rsidRDefault="00C7113E" w:rsidP="000F4B4A">
            <w:pPr>
              <w:pStyle w:val="NormalWeb"/>
              <w:numPr>
                <w:ilvl w:val="0"/>
                <w:numId w:val="21"/>
              </w:numPr>
              <w:ind w:left="448"/>
              <w:rPr>
                <w:sz w:val="21"/>
                <w:szCs w:val="21"/>
                <w:lang w:val="es-ES"/>
              </w:rPr>
            </w:pPr>
            <w:r w:rsidRPr="00A1564C">
              <w:rPr>
                <w:sz w:val="21"/>
                <w:szCs w:val="21"/>
                <w:lang w:val="es-ES"/>
              </w:rPr>
              <w:t>Ley 1178 y Ley 777 del Sistema de Planificación Integral del Estado.</w:t>
            </w:r>
          </w:p>
        </w:tc>
      </w:tr>
      <w:tr w:rsidR="00411DDD" w:rsidRPr="00A1564C" w:rsidTr="00C04C00">
        <w:trPr>
          <w:gridAfter w:val="1"/>
          <w:wAfter w:w="60" w:type="dxa"/>
        </w:trPr>
        <w:tc>
          <w:tcPr>
            <w:tcW w:w="2972" w:type="dxa"/>
            <w:gridSpan w:val="4"/>
            <w:tcBorders>
              <w:left w:val="single" w:sz="4" w:space="0" w:color="000000"/>
              <w:bottom w:val="single" w:sz="4" w:space="0" w:color="000000"/>
              <w:right w:val="single" w:sz="4" w:space="0" w:color="auto"/>
            </w:tcBorders>
            <w:tcMar>
              <w:top w:w="50" w:type="dxa"/>
              <w:left w:w="90" w:type="dxa"/>
              <w:bottom w:w="50" w:type="dxa"/>
              <w:right w:w="90" w:type="dxa"/>
            </w:tcMar>
            <w:vAlign w:val="center"/>
          </w:tcPr>
          <w:p w:rsidR="00411DDD" w:rsidRPr="00F10449" w:rsidRDefault="00416D4A" w:rsidP="00411DDD">
            <w:pPr>
              <w:spacing w:before="20" w:after="20"/>
              <w:jc w:val="both"/>
              <w:rPr>
                <w:b/>
                <w:bCs/>
                <w:iCs/>
                <w:sz w:val="21"/>
                <w:szCs w:val="21"/>
              </w:rPr>
            </w:pPr>
            <w:r w:rsidRPr="00F10449">
              <w:rPr>
                <w:b/>
                <w:bCs/>
                <w:iCs/>
                <w:sz w:val="21"/>
                <w:szCs w:val="21"/>
              </w:rPr>
              <w:t>Tema 10. Ejecución y Comunicación de Resultados de la Auditoría Operacional</w:t>
            </w:r>
          </w:p>
        </w:tc>
        <w:tc>
          <w:tcPr>
            <w:tcW w:w="3945" w:type="dxa"/>
            <w:gridSpan w:val="8"/>
            <w:tcBorders>
              <w:left w:val="single" w:sz="4" w:space="0" w:color="auto"/>
              <w:bottom w:val="single" w:sz="4" w:space="0" w:color="000000"/>
              <w:right w:val="single" w:sz="4" w:space="0" w:color="auto"/>
            </w:tcBorders>
            <w:vAlign w:val="center"/>
          </w:tcPr>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t>Ejecución de programas de trabajo y procedimientos de auditoría.</w:t>
            </w:r>
            <w:r w:rsidR="001F52F1" w:rsidRPr="00A1564C">
              <w:rPr>
                <w:sz w:val="21"/>
                <w:szCs w:val="21"/>
              </w:rPr>
              <w:t xml:space="preserve"> (P)</w:t>
            </w:r>
          </w:p>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t>Evaluación de procesos, operaciones y actividades administrativas.</w:t>
            </w:r>
            <w:r w:rsidR="001F52F1" w:rsidRPr="00A1564C">
              <w:rPr>
                <w:sz w:val="21"/>
                <w:szCs w:val="21"/>
              </w:rPr>
              <w:t xml:space="preserve"> (P)</w:t>
            </w:r>
          </w:p>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t>Aplicación de indicadores de eficacia y evaluación de resultados.</w:t>
            </w:r>
            <w:r w:rsidR="001F52F1" w:rsidRPr="00A1564C">
              <w:rPr>
                <w:sz w:val="21"/>
                <w:szCs w:val="21"/>
              </w:rPr>
              <w:t xml:space="preserve"> (P)</w:t>
            </w:r>
          </w:p>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t>Obtención y análisis de evidencia de auditoría y organización de papeles de trabajo.</w:t>
            </w:r>
            <w:r w:rsidR="001F52F1" w:rsidRPr="00A1564C">
              <w:rPr>
                <w:sz w:val="21"/>
                <w:szCs w:val="21"/>
              </w:rPr>
              <w:t xml:space="preserve"> (P)</w:t>
            </w:r>
          </w:p>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t>Identificación y formulación de hallazgos: condición, criterio, causa, efecto.</w:t>
            </w:r>
            <w:r w:rsidR="001F52F1" w:rsidRPr="00A1564C">
              <w:rPr>
                <w:sz w:val="21"/>
                <w:szCs w:val="21"/>
              </w:rPr>
              <w:t xml:space="preserve"> (C, P)</w:t>
            </w:r>
          </w:p>
          <w:p w:rsidR="00416D4A" w:rsidRPr="00A1564C" w:rsidRDefault="00416D4A" w:rsidP="000F4B4A">
            <w:pPr>
              <w:pStyle w:val="Prrafodelista"/>
              <w:numPr>
                <w:ilvl w:val="0"/>
                <w:numId w:val="20"/>
              </w:numPr>
              <w:spacing w:before="10" w:after="10"/>
              <w:ind w:right="111"/>
              <w:jc w:val="both"/>
              <w:rPr>
                <w:sz w:val="21"/>
                <w:szCs w:val="21"/>
              </w:rPr>
            </w:pPr>
            <w:r w:rsidRPr="00A1564C">
              <w:rPr>
                <w:sz w:val="21"/>
                <w:szCs w:val="21"/>
              </w:rPr>
              <w:lastRenderedPageBreak/>
              <w:t>Formulación de conclusiones y recomendaciones para el mejoramiento de la gestión administrativa.</w:t>
            </w:r>
            <w:r w:rsidR="001F52F1" w:rsidRPr="00A1564C">
              <w:rPr>
                <w:sz w:val="21"/>
                <w:szCs w:val="21"/>
              </w:rPr>
              <w:t xml:space="preserve"> (P, A)</w:t>
            </w:r>
          </w:p>
          <w:p w:rsidR="00411DDD" w:rsidRPr="00A1564C" w:rsidRDefault="00416D4A" w:rsidP="000F4B4A">
            <w:pPr>
              <w:pStyle w:val="Prrafodelista"/>
              <w:numPr>
                <w:ilvl w:val="0"/>
                <w:numId w:val="20"/>
              </w:numPr>
              <w:spacing w:before="10" w:after="10"/>
              <w:ind w:right="111"/>
              <w:jc w:val="both"/>
              <w:rPr>
                <w:b/>
                <w:bCs/>
                <w:i/>
                <w:iCs/>
                <w:sz w:val="21"/>
                <w:szCs w:val="21"/>
              </w:rPr>
            </w:pPr>
            <w:r w:rsidRPr="00A1564C">
              <w:rPr>
                <w:sz w:val="21"/>
                <w:szCs w:val="21"/>
              </w:rPr>
              <w:t>Elaboración y comunicación de informes de auditoría operacional y seguimiento de recomendaciones.</w:t>
            </w:r>
            <w:r w:rsidR="001F52F1" w:rsidRPr="00A1564C">
              <w:rPr>
                <w:sz w:val="21"/>
                <w:szCs w:val="21"/>
              </w:rPr>
              <w:t xml:space="preserve"> (P, A)</w:t>
            </w:r>
          </w:p>
        </w:tc>
        <w:tc>
          <w:tcPr>
            <w:tcW w:w="3143" w:type="dxa"/>
            <w:gridSpan w:val="6"/>
            <w:tcBorders>
              <w:left w:val="single" w:sz="4" w:space="0" w:color="auto"/>
              <w:bottom w:val="single" w:sz="4" w:space="0" w:color="000000"/>
              <w:right w:val="single" w:sz="4" w:space="0" w:color="000000"/>
            </w:tcBorders>
            <w:vAlign w:val="center"/>
          </w:tcPr>
          <w:p w:rsidR="00C7113E" w:rsidRPr="00A1564C" w:rsidRDefault="00C7113E" w:rsidP="000F4B4A">
            <w:pPr>
              <w:pStyle w:val="NormalWeb"/>
              <w:numPr>
                <w:ilvl w:val="0"/>
                <w:numId w:val="21"/>
              </w:numPr>
              <w:ind w:left="448"/>
              <w:rPr>
                <w:sz w:val="21"/>
                <w:szCs w:val="21"/>
                <w:lang w:val="es-ES"/>
              </w:rPr>
            </w:pPr>
            <w:r w:rsidRPr="00A1564C">
              <w:rPr>
                <w:sz w:val="21"/>
                <w:szCs w:val="21"/>
                <w:lang w:val="es-ES"/>
              </w:rPr>
              <w:lastRenderedPageBreak/>
              <w:t>Teorías y enfoques de la gestión pública, resultados, eficacia, eficiencia, economía y efectividad.</w:t>
            </w:r>
          </w:p>
          <w:p w:rsidR="00C7113E" w:rsidRPr="00A1564C" w:rsidRDefault="00C7113E" w:rsidP="000F4B4A">
            <w:pPr>
              <w:pStyle w:val="NormalWeb"/>
              <w:numPr>
                <w:ilvl w:val="0"/>
                <w:numId w:val="21"/>
              </w:numPr>
              <w:ind w:left="448"/>
              <w:rPr>
                <w:sz w:val="21"/>
                <w:szCs w:val="21"/>
                <w:lang w:val="es-ES"/>
              </w:rPr>
            </w:pPr>
            <w:r w:rsidRPr="00A1564C">
              <w:rPr>
                <w:sz w:val="21"/>
                <w:szCs w:val="21"/>
                <w:lang w:val="es-ES"/>
              </w:rPr>
              <w:t>Nociones sobre gestión administrativa, desempeño, métodos de análisis e indicadores.</w:t>
            </w:r>
          </w:p>
          <w:p w:rsidR="00C7113E" w:rsidRPr="00A1564C" w:rsidRDefault="00C7113E" w:rsidP="000F4B4A">
            <w:pPr>
              <w:pStyle w:val="NormalWeb"/>
              <w:numPr>
                <w:ilvl w:val="0"/>
                <w:numId w:val="21"/>
              </w:numPr>
              <w:ind w:left="448"/>
              <w:rPr>
                <w:sz w:val="21"/>
                <w:szCs w:val="21"/>
                <w:lang w:val="es-ES"/>
              </w:rPr>
            </w:pPr>
            <w:r w:rsidRPr="00A1564C">
              <w:rPr>
                <w:sz w:val="21"/>
                <w:szCs w:val="21"/>
                <w:lang w:val="es-ES"/>
              </w:rPr>
              <w:t>Normas Generales de Auditoría Gubernamental, Normas de Auditoría Operacional, guías y normas básicas de los sistemas de administración</w:t>
            </w:r>
          </w:p>
          <w:p w:rsidR="00411DDD" w:rsidRPr="00A1564C" w:rsidRDefault="00C7113E" w:rsidP="000F4B4A">
            <w:pPr>
              <w:pStyle w:val="NormalWeb"/>
              <w:numPr>
                <w:ilvl w:val="0"/>
                <w:numId w:val="21"/>
              </w:numPr>
              <w:ind w:left="448"/>
              <w:rPr>
                <w:bCs/>
                <w:iCs/>
                <w:sz w:val="21"/>
                <w:szCs w:val="21"/>
                <w:lang w:val="es-ES"/>
              </w:rPr>
            </w:pPr>
            <w:r w:rsidRPr="00A1564C">
              <w:rPr>
                <w:sz w:val="21"/>
                <w:szCs w:val="21"/>
                <w:lang w:val="es-ES"/>
              </w:rPr>
              <w:lastRenderedPageBreak/>
              <w:t>Ley 1178 y Ley 777 del Sistema de Planificación Integral del Estado.</w:t>
            </w:r>
          </w:p>
        </w:tc>
      </w:tr>
      <w:tr w:rsidR="00B57BE8" w:rsidRPr="00A1564C" w:rsidTr="00C04C00">
        <w:trPr>
          <w:gridAfter w:val="1"/>
          <w:wAfter w:w="60" w:type="dxa"/>
        </w:trPr>
        <w:tc>
          <w:tcPr>
            <w:tcW w:w="10060" w:type="dxa"/>
            <w:gridSpan w:val="18"/>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lastRenderedPageBreak/>
              <w:t>Actividades</w:t>
            </w:r>
          </w:p>
        </w:tc>
      </w:tr>
      <w:tr w:rsidR="00703F37" w:rsidRPr="00A1564C" w:rsidTr="00C04C00">
        <w:trPr>
          <w:gridAfter w:val="1"/>
          <w:wAfter w:w="60" w:type="dxa"/>
        </w:trPr>
        <w:tc>
          <w:tcPr>
            <w:tcW w:w="2547" w:type="dxa"/>
            <w:gridSpan w:val="3"/>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tcPr>
          <w:p w:rsidR="00703F37" w:rsidRPr="00A1564C" w:rsidRDefault="00703F37" w:rsidP="00703F37">
            <w:pPr>
              <w:spacing w:before="20" w:after="20"/>
              <w:jc w:val="center"/>
              <w:rPr>
                <w:b/>
                <w:bCs/>
                <w:i/>
                <w:iCs/>
                <w:sz w:val="21"/>
                <w:szCs w:val="21"/>
              </w:rPr>
            </w:pPr>
            <w:r w:rsidRPr="00A1564C">
              <w:rPr>
                <w:b/>
                <w:i/>
                <w:sz w:val="21"/>
                <w:szCs w:val="21"/>
              </w:rPr>
              <w:t>En clase</w:t>
            </w:r>
          </w:p>
        </w:tc>
        <w:tc>
          <w:tcPr>
            <w:tcW w:w="1984" w:type="dxa"/>
            <w:gridSpan w:val="3"/>
            <w:tcBorders>
              <w:top w:val="single" w:sz="4" w:space="0" w:color="auto"/>
              <w:left w:val="single" w:sz="4" w:space="0" w:color="000000"/>
              <w:bottom w:val="single" w:sz="4" w:space="0" w:color="000000"/>
              <w:right w:val="single" w:sz="4" w:space="0" w:color="000000"/>
            </w:tcBorders>
          </w:tcPr>
          <w:p w:rsidR="00703F37" w:rsidRPr="00A1564C" w:rsidRDefault="00703F37" w:rsidP="00703F37">
            <w:pPr>
              <w:spacing w:before="20" w:after="20"/>
              <w:jc w:val="center"/>
              <w:rPr>
                <w:b/>
                <w:bCs/>
                <w:i/>
                <w:iCs/>
                <w:sz w:val="21"/>
                <w:szCs w:val="21"/>
              </w:rPr>
            </w:pPr>
            <w:r w:rsidRPr="00A1564C">
              <w:rPr>
                <w:b/>
                <w:i/>
                <w:sz w:val="21"/>
                <w:szCs w:val="21"/>
              </w:rPr>
              <w:t>Autónomas</w:t>
            </w:r>
          </w:p>
        </w:tc>
        <w:tc>
          <w:tcPr>
            <w:tcW w:w="1985" w:type="dxa"/>
            <w:gridSpan w:val="4"/>
            <w:tcBorders>
              <w:top w:val="single" w:sz="4" w:space="0" w:color="auto"/>
              <w:left w:val="single" w:sz="4" w:space="0" w:color="000000"/>
              <w:bottom w:val="single" w:sz="4" w:space="0" w:color="000000"/>
              <w:right w:val="single" w:sz="4" w:space="0" w:color="000000"/>
            </w:tcBorders>
          </w:tcPr>
          <w:p w:rsidR="00703F37" w:rsidRPr="00A1564C" w:rsidRDefault="00703F37" w:rsidP="00703F37">
            <w:pPr>
              <w:spacing w:before="20" w:after="20"/>
              <w:jc w:val="center"/>
              <w:rPr>
                <w:b/>
                <w:bCs/>
                <w:i/>
                <w:iCs/>
                <w:sz w:val="21"/>
                <w:szCs w:val="21"/>
              </w:rPr>
            </w:pPr>
            <w:r w:rsidRPr="00A1564C">
              <w:rPr>
                <w:b/>
                <w:i/>
                <w:sz w:val="21"/>
                <w:szCs w:val="21"/>
              </w:rPr>
              <w:t>B-</w:t>
            </w:r>
            <w:proofErr w:type="spellStart"/>
            <w:r w:rsidRPr="00A1564C">
              <w:rPr>
                <w:b/>
                <w:i/>
                <w:sz w:val="21"/>
                <w:szCs w:val="21"/>
              </w:rPr>
              <w:t>Learning</w:t>
            </w:r>
            <w:proofErr w:type="spellEnd"/>
          </w:p>
        </w:tc>
        <w:tc>
          <w:tcPr>
            <w:tcW w:w="1843" w:type="dxa"/>
            <w:gridSpan w:val="7"/>
            <w:tcBorders>
              <w:top w:val="single" w:sz="4" w:space="0" w:color="auto"/>
              <w:left w:val="single" w:sz="4" w:space="0" w:color="000000"/>
              <w:bottom w:val="single" w:sz="4" w:space="0" w:color="000000"/>
              <w:right w:val="single" w:sz="4" w:space="0" w:color="000000"/>
            </w:tcBorders>
          </w:tcPr>
          <w:p w:rsidR="00703F37" w:rsidRPr="00A1564C" w:rsidRDefault="00703F37" w:rsidP="00703F37">
            <w:pPr>
              <w:spacing w:before="20" w:after="20"/>
              <w:jc w:val="center"/>
              <w:rPr>
                <w:b/>
                <w:bCs/>
                <w:i/>
                <w:iCs/>
                <w:sz w:val="21"/>
                <w:szCs w:val="21"/>
              </w:rPr>
            </w:pPr>
            <w:r w:rsidRPr="00A1564C">
              <w:rPr>
                <w:b/>
                <w:i/>
                <w:sz w:val="21"/>
                <w:szCs w:val="21"/>
              </w:rPr>
              <w:t>Taller</w:t>
            </w:r>
          </w:p>
        </w:tc>
        <w:tc>
          <w:tcPr>
            <w:tcW w:w="1701" w:type="dxa"/>
            <w:tcBorders>
              <w:top w:val="single" w:sz="4" w:space="0" w:color="auto"/>
              <w:left w:val="single" w:sz="4" w:space="0" w:color="000000"/>
              <w:bottom w:val="single" w:sz="4" w:space="0" w:color="000000"/>
              <w:right w:val="single" w:sz="4" w:space="0" w:color="000000"/>
            </w:tcBorders>
          </w:tcPr>
          <w:p w:rsidR="00703F37" w:rsidRPr="00A1564C" w:rsidRDefault="00703F37" w:rsidP="00703F37">
            <w:pPr>
              <w:spacing w:before="20" w:after="20"/>
              <w:jc w:val="center"/>
              <w:rPr>
                <w:b/>
                <w:bCs/>
                <w:i/>
                <w:iCs/>
                <w:sz w:val="21"/>
                <w:szCs w:val="21"/>
              </w:rPr>
            </w:pPr>
            <w:r w:rsidRPr="00A1564C">
              <w:rPr>
                <w:b/>
                <w:i/>
                <w:sz w:val="21"/>
                <w:szCs w:val="21"/>
              </w:rPr>
              <w:t>Investigación</w:t>
            </w:r>
            <w:r w:rsidR="00C04C00">
              <w:rPr>
                <w:b/>
                <w:i/>
                <w:sz w:val="21"/>
                <w:szCs w:val="21"/>
              </w:rPr>
              <w:t xml:space="preserve"> </w:t>
            </w:r>
            <w:r w:rsidRPr="00A1564C">
              <w:rPr>
                <w:b/>
                <w:i/>
                <w:sz w:val="21"/>
                <w:szCs w:val="21"/>
              </w:rPr>
              <w:t>/</w:t>
            </w:r>
            <w:r w:rsidR="00C04C00">
              <w:rPr>
                <w:b/>
                <w:i/>
                <w:sz w:val="21"/>
                <w:szCs w:val="21"/>
              </w:rPr>
              <w:t xml:space="preserve"> </w:t>
            </w:r>
            <w:r w:rsidRPr="00A1564C">
              <w:rPr>
                <w:b/>
                <w:i/>
                <w:sz w:val="21"/>
                <w:szCs w:val="21"/>
              </w:rPr>
              <w:t>Práctica</w:t>
            </w:r>
          </w:p>
        </w:tc>
      </w:tr>
      <w:tr w:rsidR="00703F37" w:rsidRPr="00A1564C" w:rsidTr="00C04C00">
        <w:trPr>
          <w:gridAfter w:val="1"/>
          <w:wAfter w:w="60" w:type="dxa"/>
        </w:trPr>
        <w:tc>
          <w:tcPr>
            <w:tcW w:w="2547" w:type="dxa"/>
            <w:gridSpan w:val="3"/>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vAlign w:val="center"/>
          </w:tcPr>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Exposición dialogada del Modelo de Gestión Pública, la Ley N° 1178 y el enfoque sistémico de sus sistemas de </w:t>
            </w:r>
            <w:r w:rsidR="00C04C00">
              <w:rPr>
                <w:bCs/>
                <w:iCs/>
                <w:sz w:val="21"/>
                <w:szCs w:val="21"/>
              </w:rPr>
              <w:t xml:space="preserve">administración </w:t>
            </w:r>
            <w:r w:rsidRPr="00C04C00">
              <w:rPr>
                <w:bCs/>
                <w:iCs/>
                <w:sz w:val="21"/>
                <w:szCs w:val="21"/>
              </w:rPr>
              <w:t>con preguntas de comprensión.</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Exposición dialogada del Sistema de Control Gubernamental, las Normas de </w:t>
            </w:r>
            <w:r w:rsidRPr="00C04C00">
              <w:rPr>
                <w:bCs/>
                <w:iCs/>
                <w:sz w:val="21"/>
                <w:szCs w:val="21"/>
              </w:rPr>
              <w:t>Auditoría Gubernamental, las atribuciones de la Contraloría General del Estado y las funciones de las Unidades de Auditoría Interna.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Análisis guiado de informes de auditoría publicados por la Contraloría General del Estado, identificando el tipo de auditor</w:t>
            </w:r>
            <w:r w:rsidRPr="00C04C00">
              <w:rPr>
                <w:bCs/>
                <w:iCs/>
                <w:sz w:val="21"/>
                <w:szCs w:val="21"/>
              </w:rPr>
              <w:t>ía, el objeto y el alcance.</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Resolución guiada de ejercicios de clasificación de hechos según el tipo de responsabilidad por la función pública, sus causales, la prescripción y las causales de exención.</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Demostración guiada de la evaluación del control inter</w:t>
            </w:r>
            <w:r w:rsidRPr="00C04C00">
              <w:rPr>
                <w:bCs/>
                <w:iCs/>
                <w:sz w:val="21"/>
                <w:szCs w:val="21"/>
              </w:rPr>
              <w:t xml:space="preserve">no con cuestionarios, </w:t>
            </w:r>
            <w:r w:rsidRPr="00C04C00">
              <w:rPr>
                <w:bCs/>
                <w:iCs/>
                <w:sz w:val="21"/>
                <w:szCs w:val="21"/>
              </w:rPr>
              <w:lastRenderedPageBreak/>
              <w:t>narrativas y flujogramas, aplicando los Principios, Normas Generales y Básicas de Control Interno Gubernamental.</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Resolución guiada de la planificación de la auditoría financiera, de cumplimiento y operacional: relevamiento de informac</w:t>
            </w:r>
            <w:r w:rsidRPr="00C04C00">
              <w:rPr>
                <w:bCs/>
                <w:iCs/>
                <w:sz w:val="21"/>
                <w:szCs w:val="21"/>
              </w:rPr>
              <w:t>ión, riesgos, importancia relativa y Memorándum de Planificación de Auditoría.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Revisión de papeles de trabajo y legajos modelo: referenciación, marcas, evidencia lícita, válida y suficiente, y conclusiones.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Análisis de casos de hallazgos con condición, cri</w:t>
            </w:r>
            <w:r w:rsidRPr="00C04C00">
              <w:rPr>
                <w:bCs/>
                <w:iCs/>
                <w:sz w:val="21"/>
                <w:szCs w:val="21"/>
              </w:rPr>
              <w:t>terio, causa y efecto, y discusión de su redacción y de su respaldo documental.</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Discusión dirigida de dilemas éticos del auditor gubernamental: independencia, objetividad, escepticismo profesional y confidencialidad ante presiones de la entidad.</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Estructura</w:t>
            </w:r>
            <w:r w:rsidRPr="00C04C00">
              <w:rPr>
                <w:bCs/>
                <w:iCs/>
                <w:sz w:val="21"/>
                <w:szCs w:val="21"/>
              </w:rPr>
              <w:t>ción guiada de los informes de auditoría, del informe circunstanciado y del procedimiento de aclaración y evaluación de descargos.</w:t>
            </w:r>
          </w:p>
        </w:tc>
        <w:tc>
          <w:tcPr>
            <w:tcW w:w="1984" w:type="dxa"/>
            <w:gridSpan w:val="3"/>
            <w:tcBorders>
              <w:top w:val="single" w:sz="4" w:space="0" w:color="auto"/>
              <w:left w:val="single" w:sz="4" w:space="0" w:color="000000"/>
              <w:bottom w:val="single" w:sz="4" w:space="0" w:color="000000"/>
              <w:right w:val="single" w:sz="4" w:space="0" w:color="000000"/>
            </w:tcBorders>
            <w:vAlign w:val="center"/>
          </w:tcPr>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lastRenderedPageBreak/>
              <w:t>Lectura analítica previa de la Ley N° 1178, los D.S. N° 23215 y N° 23318-A, la Ley N°</w:t>
            </w:r>
            <w:r w:rsidRPr="00C04C00">
              <w:rPr>
                <w:bCs/>
                <w:iCs/>
                <w:sz w:val="21"/>
                <w:szCs w:val="21"/>
              </w:rPr>
              <w:t xml:space="preserve"> 777 y las Normas de Auditoría Gubernamental, con elaboración de fichas de síntesis.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Elaboración de esquemas y cuadros comparativos de los sistemas de administración, los tipos de auditoría, los tipos de responsabilidad y los tipos de informe.</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Lectura prev</w:t>
            </w:r>
            <w:r w:rsidRPr="00C04C00">
              <w:rPr>
                <w:bCs/>
                <w:iCs/>
                <w:sz w:val="21"/>
                <w:szCs w:val="21"/>
              </w:rPr>
              <w:t>ia de las normas y guías de cada tema para su aplicación en clase.</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Elaboración en hoja de cálculo del análisis vertical y horizontal de estados financieros, de los indicadores de eficacia y de la planilla de indicios de responsabilidad.</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lastRenderedPageBreak/>
              <w:t>Elaboración de avan</w:t>
            </w:r>
            <w:r w:rsidRPr="00C04C00">
              <w:rPr>
                <w:bCs/>
                <w:iCs/>
                <w:sz w:val="21"/>
                <w:szCs w:val="21"/>
              </w:rPr>
              <w:t>ces de cada producto: relevamiento de información, matriz de planificación, matriz de hallazgos y borradores de informes.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Reflexión escrita sobre un dilema ético del auditor gubernamental, con aplicación de las normas de ética de las Normas de Auditoría Gu</w:t>
            </w:r>
            <w:r w:rsidRPr="00C04C00">
              <w:rPr>
                <w:bCs/>
                <w:iCs/>
                <w:sz w:val="21"/>
                <w:szCs w:val="21"/>
              </w:rPr>
              <w:t>bernamental.</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Resolución de cuestionarios de autoevaluación de cada tema.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Armado del portafolio de evidencias de la asignatura.</w:t>
            </w:r>
          </w:p>
        </w:tc>
        <w:tc>
          <w:tcPr>
            <w:tcW w:w="1985" w:type="dxa"/>
            <w:gridSpan w:val="4"/>
            <w:tcBorders>
              <w:top w:val="single" w:sz="4" w:space="0" w:color="auto"/>
              <w:left w:val="single" w:sz="4" w:space="0" w:color="000000"/>
              <w:bottom w:val="single" w:sz="4" w:space="0" w:color="000000"/>
              <w:right w:val="single" w:sz="4" w:space="0" w:color="000000"/>
            </w:tcBorders>
            <w:vAlign w:val="center"/>
          </w:tcPr>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lastRenderedPageBreak/>
              <w:t>Clases y material de apoyo en la plataforma Moodle UMSA sobre el marco normativo, la planificación estatal y los tipos de informe</w:t>
            </w:r>
            <w:r w:rsidRPr="00C04C00">
              <w:rPr>
                <w:bCs/>
                <w:iCs/>
                <w:sz w:val="21"/>
                <w:szCs w:val="21"/>
              </w:rPr>
              <w:t>.</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Foros de discusión de casos sobre hallazgos, indicios de responsabilidad y procesos emergentes, con respeto a la opinión ajena.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Cuestionarios en línea de cada tema.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Sesiones guiadas de consulta de los portales de la Contraloría General del Estado, del Si</w:t>
            </w:r>
            <w:r w:rsidRPr="00C04C00">
              <w:rPr>
                <w:bCs/>
                <w:iCs/>
                <w:sz w:val="21"/>
                <w:szCs w:val="21"/>
              </w:rPr>
              <w:t>stema de Contrataciones Estatales y del Sistema de Gestión Pública.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Consulta de la versión vigente de las normas en la Gaceta Oficial de Bolivia y en el repositorio normativo de la Contraloría </w:t>
            </w:r>
            <w:r w:rsidRPr="00C04C00">
              <w:rPr>
                <w:bCs/>
                <w:iCs/>
                <w:sz w:val="21"/>
                <w:szCs w:val="21"/>
              </w:rPr>
              <w:lastRenderedPageBreak/>
              <w:t>General del Estado.</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Videotutoriales sobre la elaboración de pap</w:t>
            </w:r>
            <w:r w:rsidRPr="00C04C00">
              <w:rPr>
                <w:bCs/>
                <w:iCs/>
                <w:sz w:val="21"/>
                <w:szCs w:val="21"/>
              </w:rPr>
              <w:t>eles de trabajo, cédulas y referenciación.</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Práctica guiada del uso de inteligencia artificial en la redacción de borradores, con verificación de sus resultados y responsabilidad profesional sobre lo que se firma.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Entrega y retroalimentación virtual de los </w:t>
            </w:r>
            <w:r w:rsidRPr="00C04C00">
              <w:rPr>
                <w:bCs/>
                <w:iCs/>
                <w:sz w:val="21"/>
                <w:szCs w:val="21"/>
              </w:rPr>
              <w:t>avances de los productos.</w:t>
            </w:r>
          </w:p>
        </w:tc>
        <w:tc>
          <w:tcPr>
            <w:tcW w:w="1843" w:type="dxa"/>
            <w:gridSpan w:val="7"/>
            <w:tcBorders>
              <w:top w:val="single" w:sz="4" w:space="0" w:color="auto"/>
              <w:left w:val="single" w:sz="4" w:space="0" w:color="000000"/>
              <w:bottom w:val="single" w:sz="4" w:space="0" w:color="000000"/>
              <w:right w:val="single" w:sz="4" w:space="0" w:color="000000"/>
            </w:tcBorders>
            <w:vAlign w:val="center"/>
          </w:tcPr>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lastRenderedPageBreak/>
              <w:t>Taller de articulación de los sistemas de administración de la Ley N° 1178 con el Sistema de Control Gubernamental y comparación de los tipos de auditoría.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Taller de clasificación de hechos según el tipo de responsabilidad por la </w:t>
            </w:r>
            <w:r w:rsidRPr="00C04C00">
              <w:rPr>
                <w:bCs/>
                <w:iCs/>
                <w:sz w:val="21"/>
                <w:szCs w:val="21"/>
              </w:rPr>
              <w:t>función pública y de determinación de indicios en un estudio de caso.</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Taller de evaluación del control interno: ambiente de control, riesgos, deficiencias con sus atributos y recomendaciones.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Taller de análisis vertical y horizontal de estados financieros </w:t>
            </w:r>
            <w:r w:rsidRPr="00C04C00">
              <w:rPr>
                <w:bCs/>
                <w:iCs/>
                <w:sz w:val="21"/>
                <w:szCs w:val="21"/>
              </w:rPr>
              <w:t xml:space="preserve">en hoja de cálculo, matriz de planificación, </w:t>
            </w:r>
            <w:r w:rsidRPr="00C04C00">
              <w:rPr>
                <w:bCs/>
                <w:iCs/>
                <w:sz w:val="21"/>
                <w:szCs w:val="21"/>
              </w:rPr>
              <w:lastRenderedPageBreak/>
              <w:t>programas de trabajo y Memorándum de Planificación de Auditoría.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Taller de papeles de trabajo, evidencia y redacción de hallazgos.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Taller de evaluación del cumplimiento del ordenamiento jurídico y de elaboración</w:t>
            </w:r>
            <w:r w:rsidRPr="00C04C00">
              <w:rPr>
                <w:bCs/>
                <w:iCs/>
                <w:sz w:val="21"/>
                <w:szCs w:val="21"/>
              </w:rPr>
              <w:t xml:space="preserve"> de la planilla resumen de indicios de responsabilidad.</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Taller de indicadores de eficacia y de formulación del Plan de Mejoramiento institucional.</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Taller de estructuración de informes y de evaluación de descargos, con roles de auditor, supervisor y jefe de</w:t>
            </w:r>
            <w:r w:rsidRPr="00C04C00">
              <w:rPr>
                <w:bCs/>
                <w:iCs/>
                <w:sz w:val="21"/>
                <w:szCs w:val="21"/>
              </w:rPr>
              <w:t xml:space="preserve"> equipo, y participación de todos los integrantes.</w:t>
            </w:r>
          </w:p>
        </w:tc>
        <w:tc>
          <w:tcPr>
            <w:tcW w:w="1701" w:type="dxa"/>
            <w:tcBorders>
              <w:top w:val="single" w:sz="4" w:space="0" w:color="auto"/>
              <w:left w:val="single" w:sz="4" w:space="0" w:color="000000"/>
              <w:bottom w:val="single" w:sz="4" w:space="0" w:color="000000"/>
              <w:right w:val="single" w:sz="4" w:space="0" w:color="000000"/>
            </w:tcBorders>
            <w:vAlign w:val="center"/>
          </w:tcPr>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lastRenderedPageBreak/>
              <w:t>Análisis de un caso real de entidad pública a partir de informes de auditoría publicados.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Relevamiento de información de una entidad real o simulada, respetando la confidencialidad de los datos.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 xml:space="preserve">Práctica </w:t>
            </w:r>
            <w:r w:rsidRPr="00C04C00">
              <w:rPr>
                <w:bCs/>
                <w:iCs/>
                <w:sz w:val="21"/>
                <w:szCs w:val="21"/>
              </w:rPr>
              <w:t>integral de auditoría simulada: planificación, ejecución y comunicación de resultados.</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Investigación sobre los procesos coactivo fiscal, penal y disciplinario emergentes de informes de auditoría.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Conversatorio con profesionales de la Contraloría General de</w:t>
            </w:r>
            <w:r w:rsidRPr="00C04C00">
              <w:rPr>
                <w:bCs/>
                <w:iCs/>
                <w:sz w:val="21"/>
                <w:szCs w:val="21"/>
              </w:rPr>
              <w:t xml:space="preserve">l </w:t>
            </w:r>
            <w:r w:rsidRPr="00C04C00">
              <w:rPr>
                <w:bCs/>
                <w:iCs/>
                <w:sz w:val="21"/>
                <w:szCs w:val="21"/>
              </w:rPr>
              <w:lastRenderedPageBreak/>
              <w:t>Estado o de las Unidades de Auditoría Interna.</w:t>
            </w:r>
          </w:p>
          <w:p w:rsidR="0099708F" w:rsidRPr="00C04C00" w:rsidRDefault="000F4B4A" w:rsidP="000F4B4A">
            <w:pPr>
              <w:pStyle w:val="Prrafodelista"/>
              <w:numPr>
                <w:ilvl w:val="0"/>
                <w:numId w:val="27"/>
              </w:numPr>
              <w:spacing w:before="20" w:after="20"/>
              <w:ind w:left="326" w:right="186" w:hanging="284"/>
              <w:jc w:val="both"/>
              <w:rPr>
                <w:bCs/>
                <w:iCs/>
                <w:sz w:val="21"/>
                <w:szCs w:val="21"/>
              </w:rPr>
            </w:pPr>
            <w:r w:rsidRPr="00C04C00">
              <w:rPr>
                <w:bCs/>
                <w:iCs/>
                <w:sz w:val="21"/>
                <w:szCs w:val="21"/>
              </w:rPr>
              <w:t>Extensión universitaria: orientación a organizaciones de control social sobre la lectura de informes de auditoría y la rendición pública de cuentas, en el marco de la Ley N° 341.</w:t>
            </w:r>
          </w:p>
        </w:tc>
      </w:tr>
      <w:tr w:rsidR="00B57BE8"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lastRenderedPageBreak/>
              <w:t>Estrategias de aprendizaje</w:t>
            </w:r>
            <w:r w:rsidR="00D4772E" w:rsidRPr="00A1564C">
              <w:rPr>
                <w:b/>
                <w:bCs/>
                <w:i/>
                <w:iCs/>
                <w:sz w:val="21"/>
                <w:szCs w:val="21"/>
              </w:rPr>
              <w:t xml:space="preserve"> y enseñanza</w:t>
            </w:r>
          </w:p>
        </w:tc>
        <w:tc>
          <w:tcPr>
            <w:tcW w:w="7088"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Estudio de casos reales y simulados de entidades públicas bolivianas, desde el Modelo de Gestión Pública hasta los informes de auditoría.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lastRenderedPageBreak/>
              <w:t xml:space="preserve">Aprendizaje basado en proyectos: auditoría simulada de una entidad, que integra la planificación, la </w:t>
            </w:r>
            <w:r w:rsidRPr="00A1564C">
              <w:rPr>
                <w:sz w:val="21"/>
                <w:szCs w:val="21"/>
              </w:rPr>
              <w:t>ejecución y los informes de las auditorías financiera, de cumplimiento y operacional.</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Aprendizaje basado en problemas para el análisis de hechos, evidencia e indicios de responsabilidad por la función pública.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Simulación de la comunicación de resultados, d</w:t>
            </w:r>
            <w:r w:rsidRPr="00A1564C">
              <w:rPr>
                <w:sz w:val="21"/>
                <w:szCs w:val="21"/>
              </w:rPr>
              <w:t>el procedimiento de aclaración y de la evaluación de descargos.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Aula invertida: lectura previa de normas y guías, y aplicación en clase.</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Organizadores gráficos, como mapas conceptuales, matrices y flujogramas, para articular normas, procesos y productos.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w:t>
            </w:r>
            <w:r w:rsidRPr="00A1564C">
              <w:rPr>
                <w:sz w:val="21"/>
                <w:szCs w:val="21"/>
              </w:rPr>
              <w:t>xposición dialogada del docente sobre el marco normativo y técnico de cada tema, con preguntas de comprensión.</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Demostración del docente de la elaboración de papeles de trabajo y de hallazgos, seguida de práctica guiada.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Discusión de dilemas éticos para for</w:t>
            </w:r>
            <w:r w:rsidRPr="00A1564C">
              <w:rPr>
                <w:sz w:val="21"/>
                <w:szCs w:val="21"/>
              </w:rPr>
              <w:t>mar independencia, objetividad, escepticismo profesional, confidencialidad y responsabilidad por la función pública.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Retroalimentación formativa continua, con rúbricas y listas de cotejo conocidas por el grupo desde el inicio.</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Uso de portales oficiales e i</w:t>
            </w:r>
            <w:r>
              <w:rPr>
                <w:sz w:val="21"/>
                <w:szCs w:val="21"/>
              </w:rPr>
              <w:t xml:space="preserve">nteligencia artificial generativa con criterio, </w:t>
            </w:r>
            <w:del w:id="9047" w:author="Comisión de revisión 4.5" w:date="2026-10-13T00:00:00Z">
              <w:r>
                <w:rPr>
                  <w:sz w:val="21"/>
                  <w:szCs w:val="21"/>
                </w:rPr>
                <w:delText xml:space="preserve">verifica sus resultados y asumiendo</w:delText>
              </w:r>
            </w:del>
            <w:ins w:id="9048" w:author="Comisión de revisión 4.5" w:date="2026-10-13T00:00:00Z">
              <w:r>
                <w:rPr>
                  <w:sz w:val="21"/>
                  <w:szCs w:val="21"/>
                </w:rPr>
                <w:t xml:space="preserve">verificando sus resultados y asumiendo</w:t>
              </w:r>
            </w:ins>
            <w:r>
              <w:rPr>
                <w:sz w:val="21"/>
                <w:szCs w:val="21"/>
              </w:rPr>
              <w:t xml:space="preserve"> la responsabilidad profesional sobre lo que se firma.</w:t>
            </w:r>
          </w:p>
        </w:tc>
      </w:tr>
      <w:tr w:rsidR="00B57BE8"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lastRenderedPageBreak/>
              <w:t>Recursos para el aprendizaje</w:t>
            </w:r>
          </w:p>
        </w:tc>
        <w:tc>
          <w:tcPr>
            <w:tcW w:w="7088"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Normativa básica: Constitución Política del Estado, Ley</w:t>
            </w:r>
            <w:r w:rsidR="00C04C00">
              <w:rPr>
                <w:sz w:val="21"/>
                <w:szCs w:val="21"/>
              </w:rPr>
              <w:t xml:space="preserve">es vigentes, </w:t>
            </w:r>
            <w:r w:rsidRPr="00A1564C">
              <w:rPr>
                <w:sz w:val="21"/>
                <w:szCs w:val="21"/>
              </w:rPr>
              <w:t xml:space="preserve">Normas de Auditoría </w:t>
            </w:r>
            <w:r w:rsidRPr="00A1564C">
              <w:rPr>
                <w:sz w:val="21"/>
                <w:szCs w:val="21"/>
              </w:rPr>
              <w:t>Gubernamental y normas básicas de los sistemas de administración.</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Normativa complementaria</w:t>
            </w:r>
            <w:r w:rsidR="00C04C00">
              <w:rPr>
                <w:sz w:val="21"/>
                <w:szCs w:val="21"/>
              </w:rPr>
              <w:t>.</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Pronunciamientos de la INTOSAI: ISSAI 100, 130, 200, 300 y 400, y Marco Integrado de Control Interno.</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Guías, instructivos y formatos de la Contraloría General del E</w:t>
            </w:r>
            <w:r w:rsidRPr="00A1564C">
              <w:rPr>
                <w:sz w:val="21"/>
                <w:szCs w:val="21"/>
              </w:rPr>
              <w:t>stado: Memorándum de Planificación de Auditoría, programas de trabajo, matriz de hallazgos y modelos de informes.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Modelos de cuestionarios, narrativas, flujogramas y matrices de evaluación del control interno.</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Formatos modelo de papeles de trabajo, cédulas</w:t>
            </w:r>
            <w:r w:rsidRPr="00A1564C">
              <w:rPr>
                <w:sz w:val="21"/>
                <w:szCs w:val="21"/>
              </w:rPr>
              <w:t>, planilla resumen de indicios de responsabilidad y Plan de Mejoramiento institucional.</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Informes de auditoría publicados, casos simulados y legajos modelo.</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Plataforma Moodle UMSA para clases, cuestionarios, foros y videotutoriales.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Portal y repositorio nor</w:t>
            </w:r>
            <w:r w:rsidRPr="00A1564C">
              <w:rPr>
                <w:sz w:val="21"/>
                <w:szCs w:val="21"/>
              </w:rPr>
              <w:t>mativo de la Contraloría General del Estado, Gaceta Oficial de Bolivia y portales de contrataciones estatales y de gestión pública.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Herramientas de inteligencia artificial generativa de uso autorizado por la Universidad.</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Bibliografía básica y complementari</w:t>
            </w:r>
            <w:r w:rsidRPr="00A1564C">
              <w:rPr>
                <w:sz w:val="21"/>
                <w:szCs w:val="21"/>
              </w:rPr>
              <w:t>a de la asignatura.</w:t>
            </w:r>
          </w:p>
        </w:tc>
      </w:tr>
      <w:tr w:rsidR="00B57BE8"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Estrategias de evaluación</w:t>
            </w:r>
          </w:p>
        </w:tc>
        <w:tc>
          <w:tcPr>
            <w:tcW w:w="7088"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Evaluación diagnóstica al inicio de la asignatura sobre conocimientos previos de auditoría, sistemas de administración y control interno.</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 xml:space="preserve">Evaluación formativa continua: retroalimentación de talleres y foros, </w:t>
            </w:r>
            <w:r w:rsidRPr="00A1564C">
              <w:rPr>
                <w:sz w:val="21"/>
                <w:szCs w:val="21"/>
              </w:rPr>
              <w:t>revisión de avances de los productos, autoevaluación y coevaluación.</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Evaluación sumativa de conocimientos con pruebas escritas y cuestionarios en línea al cierre de cada elemento de competencia.</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Evaluación sumativa del desempeño con listas de cotejo y guía</w:t>
            </w:r>
            <w:r w:rsidRPr="00A1564C">
              <w:rPr>
                <w:sz w:val="21"/>
                <w:szCs w:val="21"/>
              </w:rPr>
              <w:t>s de observación en talleres, simulaciones y sustentaciones.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Evaluación sumativa de productos con la rúbrica propia de cada uno de los 24 productos y su sustentación oral.</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lastRenderedPageBreak/>
              <w:t>Observación de las actitudes profesionales: independencia, objetividad, confidencial</w:t>
            </w:r>
            <w:r w:rsidRPr="00A1564C">
              <w:rPr>
                <w:sz w:val="21"/>
                <w:szCs w:val="21"/>
              </w:rPr>
              <w:t>idad, trabajo en equipo y cumplimiento de plazos.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Portafolio de evidencias de la asignatura.</w:t>
            </w:r>
          </w:p>
        </w:tc>
      </w:tr>
      <w:tr w:rsidR="00B57BE8" w:rsidRPr="00A1564C" w:rsidTr="00C04C00">
        <w:trPr>
          <w:gridAfter w:val="1"/>
          <w:wAfter w:w="60" w:type="dxa"/>
        </w:trPr>
        <w:tc>
          <w:tcPr>
            <w:tcW w:w="2972"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lastRenderedPageBreak/>
              <w:t>Criterios de calificación</w:t>
            </w:r>
          </w:p>
        </w:tc>
        <w:tc>
          <w:tcPr>
            <w:tcW w:w="7088"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Escala de calificación de 1 a 100, con niveles de logro Insuficiente de 1 a 50, Suficiente de 51 a 80 y Destacado de 81 a 100; la nota m</w:t>
            </w:r>
            <w:r w:rsidRPr="00A1564C">
              <w:rPr>
                <w:sz w:val="21"/>
                <w:szCs w:val="21"/>
              </w:rPr>
              <w:t>ínima de aprobación es 51/100.</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Calificación por productos: los 24 productos tienen peso entero y su suma es 100 %. Por elemento de competencia: elemento 1, 12 %; elemento 2, 13 %; elemento 3, 14 %; elemento 4, 22 %; elemento 5, 22 %; elemento 6, 17 %.</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El a</w:t>
            </w:r>
            <w:r w:rsidRPr="00A1564C">
              <w:rPr>
                <w:sz w:val="21"/>
                <w:szCs w:val="21"/>
              </w:rPr>
              <w:t>porte de cada producto a la nota final es su nota multiplicada por su peso; la nota final es la suma de los aportes de los 24 productos.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Pertinencia y precisión en la aplicación de la normativa y de las Normas de Auditoría Gubernamental.</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Sustento técnico y</w:t>
            </w:r>
            <w:r w:rsidRPr="00A1564C">
              <w:rPr>
                <w:sz w:val="21"/>
                <w:szCs w:val="21"/>
              </w:rPr>
              <w:t xml:space="preserve"> respaldo documental de los hallazgos, las conclusiones y las recomendaciones.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Conducta profesional observable: independencia, objetividad, confidencialidad de la información, originalidad y citación de fuentes.</w:t>
            </w:r>
          </w:p>
          <w:p w:rsidR="0099708F" w:rsidRPr="00A1564C" w:rsidRDefault="000F4B4A" w:rsidP="000F4B4A">
            <w:pPr>
              <w:pStyle w:val="Prrafodelista"/>
              <w:numPr>
                <w:ilvl w:val="0"/>
                <w:numId w:val="28"/>
              </w:numPr>
              <w:spacing w:before="10" w:after="10"/>
              <w:jc w:val="both"/>
              <w:rPr>
                <w:sz w:val="21"/>
                <w:szCs w:val="21"/>
              </w:rPr>
            </w:pPr>
            <w:r w:rsidRPr="00A1564C">
              <w:rPr>
                <w:sz w:val="21"/>
                <w:szCs w:val="21"/>
              </w:rPr>
              <w:t>Cumplimiento de plazos de entrega; en trabaj</w:t>
            </w:r>
            <w:r w:rsidRPr="00A1564C">
              <w:rPr>
                <w:sz w:val="21"/>
                <w:szCs w:val="21"/>
              </w:rPr>
              <w:t>os grupales se considera además el aporte individual de cada integrante.</w:t>
            </w:r>
          </w:p>
        </w:tc>
      </w:tr>
      <w:tr w:rsidR="00B57BE8" w:rsidRPr="00A1564C" w:rsidTr="00C04C00">
        <w:trPr>
          <w:gridAfter w:val="1"/>
          <w:wAfter w:w="60" w:type="dxa"/>
          <w:cantSplit/>
        </w:trPr>
        <w:tc>
          <w:tcPr>
            <w:tcW w:w="1660" w:type="dxa"/>
            <w:gridSpan w:val="2"/>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Niveles de logro y distribución de la calificación</w:t>
            </w: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 xml:space="preserve">Producto 1: </w:t>
            </w:r>
            <w:r w:rsidR="000D198C" w:rsidRPr="00A1564C">
              <w:rPr>
                <w:sz w:val="21"/>
                <w:szCs w:val="21"/>
              </w:rPr>
              <w:t>Esquema de comprensión de los sistemas de administración de la Ley N° 1178 y su relación con el Sistema de Planificación Integral del Estado.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2%</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Sistemas de administración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o confunde los sistemas de planificación, organización y ejecución de la Ley N° 1178.</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correctamente los sistemas de planificación, organización y ejecución de la Ley N° 1178.</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Explica la finalidad de cada sistema y justifica su agrupación en planificación, organización y ejecución.</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Vínculo con planificación estatal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relaciona los sistemas con el Sistema de Planificación Integral del Estado o lo hace de forma errónea.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correctamente los sistemas de la Ley N° 1178 con el Sistema de Planificación Integral del Estado.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 articulación entre la planificación integral, la programación de operaciones y el presupuesto, con sustento normativo.</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Claridad del esquema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desordenado, sin jerarquía ni conectores.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ordenado, con jerarquía y conectores claros.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sintético que facilita la comprensión de terceros, con fuentes citadas.</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 xml:space="preserve">Producto 2: </w:t>
            </w:r>
            <w:r>
              <w:rPr>
                <w:sz w:val="21"/>
                <w:szCs w:val="21"/>
              </w:rPr>
              <w:t xml:space="preserve">Esquema de articulación </w:t>
            </w:r>
            <w:del w:id="9003" w:author="Comisión de revisión 4.5" w:date="2026-10-13T00:00:00Z">
              <w:r>
                <w:rPr>
                  <w:sz w:val="21"/>
                  <w:szCs w:val="21"/>
                </w:rPr>
                <w:delText xml:space="preserve">de los de los sistemas</w:delText>
              </w:r>
            </w:del>
            <w:ins w:id="9004" w:author="Comisión de revisión 4.5" w:date="2026-10-13T00:00:00Z">
              <w:r>
                <w:rPr>
                  <w:sz w:val="21"/>
                  <w:szCs w:val="21"/>
                </w:rPr>
                <w:t xml:space="preserve">de los sistemas</w:t>
              </w:r>
            </w:ins>
            <w:r>
              <w:rPr>
                <w:sz w:val="21"/>
                <w:szCs w:val="21"/>
              </w:rPr>
              <w:t xml:space="preserve"> de administración de la Ley N° 1178 y su relación con el Sistema de Control Gubernamental.</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3%</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Articulación de sistemas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los sistemas aislados, sin mostrar su interrelación.</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Articula correctamente los sistemas de administración entre sí.</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 interdependencia entre los sistemas e identifica el efecto de la falla de uno sobre los demás.</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Vínculo con el control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establece la relación con el Sistema de Control Gubernamental o la establece de forma incorrecta.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cada sistema con el Sistema de Control Gubernamental, distinguiendo el control interno y el externo posterior.</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Justifica con ejemplos de entidades públicas cómo el control gubernamental se apoya en cada sistema.</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Rigor normativo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las referencias a los artículos de la Ley N° 1178.</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correctamente los artículos de la Ley N° 1178 que sustentan cada relación.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las referencias en la versión vigente y las relaciona con las normas básicas de cada sistema.</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 xml:space="preserve">Producto 3: </w:t>
            </w:r>
            <w:r w:rsidR="000D198C" w:rsidRPr="00A1564C">
              <w:rPr>
                <w:sz w:val="21"/>
                <w:szCs w:val="21"/>
              </w:rPr>
              <w:t>Esquema del Sistema de Control Gubernamental, las Normas de Auditoría Gubernamental y las atribuciones de la Contraloría General del Estado y las Unidades de Auditoría Interna.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9A79E6" w:rsidP="00B57BE8">
            <w:pPr>
              <w:spacing w:before="20" w:after="20"/>
              <w:jc w:val="center"/>
              <w:rPr>
                <w:sz w:val="21"/>
                <w:szCs w:val="21"/>
              </w:rPr>
            </w:pPr>
            <w:r w:rsidRPr="00A1564C">
              <w:rPr>
                <w:b/>
                <w:bCs/>
                <w:i/>
                <w:iCs/>
                <w:sz w:val="21"/>
                <w:szCs w:val="21"/>
              </w:rPr>
              <w:t>3</w:t>
            </w:r>
            <w:r w:rsidR="00B57BE8" w:rsidRPr="00A1564C">
              <w:rPr>
                <w:b/>
                <w:bCs/>
                <w:i/>
                <w:iCs/>
                <w:sz w:val="21"/>
                <w:szCs w:val="21"/>
              </w:rPr>
              <w:t>%</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Componentes del control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Confunde u omite el control interno y el control externo posterior.</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correctamente los componentes del Sistema de Control Gubernamental.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Compara el alcance, los responsables y la oportunidad del control interno y del externo posterior.</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Normas y atribuciones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las Normas de Auditoría Gubernamental o las atribuciones de la Contraloría General del Estado o de las Unidades de Auditoría Interna.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correctamente las Normas de Auditoría Gubernamental y las atribuciones de la Contraloría General del Estado y de las Unidades de Auditoría Interna.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Distingue las atribuciones de cada instancia y justifica la jerarquía de las normas aplicables.</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Estructura visual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el esquema incompleto o sin relaciones entre sus partes.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el esquema completo, con relaciones claras entre sus partes.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el esquema integrado y reutilizable para el estudio, con fuentes citadas y vigencia verificada.</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 xml:space="preserve">Producto 4: </w:t>
            </w:r>
            <w:del w:id="9031" w:author="Comisión de revisión 4.5" w:date="2026-10-13T00:00:00Z">
              <w:r>
                <w:rPr>
                  <w:sz w:val="21"/>
                  <w:szCs w:val="21"/>
                </w:rPr>
                <w:delText xml:space="preserve">Cuadro comparativo de Tipo de Auditoría</w:delText>
              </w:r>
            </w:del>
            <w:ins w:id="9032" w:author="Comisión de revisión 4.5" w:date="2026-10-13T00:00:00Z">
              <w:r>
                <w:rPr>
                  <w:sz w:val="21"/>
                  <w:szCs w:val="21"/>
                </w:rPr>
                <w:t xml:space="preserve">Cuadro comparativo de los tipos de auditoría</w:t>
              </w:r>
            </w:ins>
            <w:r>
              <w:rPr>
                <w:sz w:val="21"/>
                <w:szCs w:val="21"/>
              </w:rPr>
              <w:t xml:space="preserve"> Gubernamental, bajo los atributos de: antecedentes, objetivo, objeto, alcance, metodología y marco normativo.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9A79E6" w:rsidP="00B57BE8">
            <w:pPr>
              <w:spacing w:before="20" w:after="20"/>
              <w:jc w:val="center"/>
              <w:rPr>
                <w:sz w:val="21"/>
                <w:szCs w:val="21"/>
              </w:rPr>
            </w:pPr>
            <w:r w:rsidRPr="00A1564C">
              <w:rPr>
                <w:b/>
                <w:bCs/>
                <w:i/>
                <w:iCs/>
                <w:sz w:val="21"/>
                <w:szCs w:val="21"/>
              </w:rPr>
              <w:t>4</w:t>
            </w:r>
            <w:r w:rsidR="00B57BE8" w:rsidRPr="00A1564C">
              <w:rPr>
                <w:b/>
                <w:bCs/>
                <w:i/>
                <w:iCs/>
                <w:sz w:val="21"/>
                <w:szCs w:val="21"/>
              </w:rPr>
              <w:t>%</w:t>
            </w:r>
          </w:p>
        </w:tc>
      </w:tr>
      <w:tr w:rsidR="00B57BE8"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B57BE8" w:rsidRPr="00A1564C" w:rsidRDefault="00B57BE8" w:rsidP="00B57BE8">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57BE8" w:rsidRPr="00A1564C" w:rsidRDefault="00B57BE8" w:rsidP="00B57BE8">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Atributos comparados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de los seis atributos solicitados.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Compara los seis atributos para cada tipo de auditoría gubernamental.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semejanzas y diferencias entre los tipos y concluye cuál corresponde a cada situación de la entidad.</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Precisión conceptual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Confunde objetivos, objetos o alcances entre los tipos de auditoría.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Distingue correctamente el objetivo, el objeto y el alcance de las auditorías financiera, de cumplimiento y operacional.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Incorpora los demás tipos de auditoría y justifica sus diferencias con los tres principales.</w:t>
            </w:r>
          </w:p>
        </w:tc>
      </w:tr>
      <w:tr w:rsidR="001877D0" w:rsidRPr="00A1564C" w:rsidTr="00C04C00">
        <w:trPr>
          <w:gridAfter w:val="1"/>
          <w:wAfter w:w="60" w:type="dxa"/>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Fundamento normativo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normas inexistentes o no vigentes.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correctamente el marco normativo de cada tipo de auditoría.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 versión vigente de cada norma en el portal de la Contraloría General del Estado y la relaciona con las ISSAI.</w:t>
            </w:r>
          </w:p>
        </w:tc>
      </w:tr>
      <w:tr w:rsidR="000D198C" w:rsidRPr="00A1564C" w:rsidTr="00C04C00">
        <w:trPr>
          <w:gridAfter w:val="1"/>
          <w:wAfter w:w="60" w:type="dxa"/>
          <w:cantSplit/>
        </w:trPr>
        <w:tc>
          <w:tcPr>
            <w:tcW w:w="1660" w:type="dxa"/>
            <w:gridSpan w:val="2"/>
            <w:vMerge w:val="restart"/>
            <w:tcBorders>
              <w:top w:val="nil"/>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 xml:space="preserve">Producto 5: </w:t>
            </w:r>
            <w:r w:rsidRPr="00A1564C">
              <w:rPr>
                <w:bCs/>
                <w:iCs/>
                <w:sz w:val="21"/>
                <w:szCs w:val="21"/>
              </w:rPr>
              <w:t>Esquema de comprensión del Régimen de Responsabilidad por la Función Pública: administrativa y civil.</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370E6E" w:rsidP="001877D0">
            <w:pPr>
              <w:spacing w:before="20" w:after="20"/>
              <w:jc w:val="center"/>
              <w:rPr>
                <w:sz w:val="21"/>
                <w:szCs w:val="21"/>
              </w:rPr>
            </w:pPr>
            <w:r w:rsidRPr="00A1564C">
              <w:rPr>
                <w:b/>
                <w:bCs/>
                <w:i/>
                <w:iCs/>
                <w:sz w:val="21"/>
                <w:szCs w:val="21"/>
              </w:rPr>
              <w:t>2</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Naturaleza y causales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Confunde la naturaleza o las causales de la responsabilidad administrativa y de la civil.</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correctamente la naturaleza, las características y las causales de ambos tipos de responsabilidad.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Diferencia ambos tipos y los fundamenta con ejemplos de hechos de la gestión pública.</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Sujetos y consecuencias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los sujetos, las sanciones o el resarcimiento del daño.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correctamente los sujetos, las sanciones, el resarcimiento y las instancias competentes.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 prescripción y las condiciones de exención aplicables a cada tipo.</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Marco normativo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cita la norma o la cita de forma incorrecta.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correctamente la Ley N° 1178 y el Decreto Supremo N° 23318-A.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las modificaciones vigentes, incluido el Decreto Supremo N° 26237, y las integra al esquema.</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 xml:space="preserve">Producto 6: </w:t>
            </w:r>
            <w:r w:rsidRPr="00A1564C">
              <w:rPr>
                <w:bCs/>
                <w:iCs/>
                <w:sz w:val="21"/>
                <w:szCs w:val="21"/>
              </w:rPr>
              <w:t>Esquema de comprensión del Régimen de Responsabilidad por la Función Pública: penal y ejecutiva.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3%</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Naturaleza y causales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Confunde la naturaleza o las causales de la responsabilidad penal y de la ejecutiva.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correctamente la naturaleza, las características y las causales de ambos tipos de responsabilidad.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Diferencia ambos tipos y los distingue de la responsabilidad administrativa y de la civil.</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Procedimiento e instancias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el procedimiento o las instancias que determinan cada responsabilidad.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correctamente el procedimiento, la instancia competente y las consecuencias jurídicas de cada tipo.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 relación entre los procesos y justifica la independencia entre las responsabilidades.</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Marco normativo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cita la norma o la cita de forma incorrecta.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correctamente la Ley N° 1178, el Decreto Supremo N° 23318-A, el Código Penal y la Ley N° 004.</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además la Ley N° 1390 y verifica la vigencia de cada disposición.</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 xml:space="preserve">Producto 7: </w:t>
            </w:r>
            <w:r w:rsidRPr="00A1564C">
              <w:rPr>
                <w:bCs/>
                <w:iCs/>
                <w:sz w:val="21"/>
                <w:szCs w:val="21"/>
              </w:rPr>
              <w:t>Informe de indicios de responsabilidad por la función pública del estudio de caso: administrativa y civil</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370E6E" w:rsidP="001877D0">
            <w:pPr>
              <w:spacing w:before="20" w:after="20"/>
              <w:jc w:val="center"/>
              <w:rPr>
                <w:sz w:val="21"/>
                <w:szCs w:val="21"/>
              </w:rPr>
            </w:pPr>
            <w:r w:rsidRPr="00A1564C">
              <w:rPr>
                <w:b/>
                <w:bCs/>
                <w:i/>
                <w:iCs/>
                <w:sz w:val="21"/>
                <w:szCs w:val="21"/>
              </w:rPr>
              <w:t>4</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Hechos e indicios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hechos incompletos o ajenos al caso.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los hechos del caso e identifica los indicios de responsabilidad administrativa y civil.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Sustenta cada indicio con evidencia del caso y descarta los hechos que no configuran responsabilidad.</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color w:val="000000" w:themeColor="text1"/>
                <w:sz w:val="21"/>
                <w:szCs w:val="21"/>
              </w:rPr>
            </w:pPr>
            <w:r w:rsidRPr="00A1564C">
              <w:rPr>
                <w:sz w:val="21"/>
                <w:szCs w:val="21"/>
              </w:rPr>
              <w:t>Sujeto, norma y sanción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el sujeto, la norma vulnerada, la sanción o la instancia.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correctamente el sujeto, la norma vulnerada, la sanción y la instancia que sanciona.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Fundamenta la determinación, evalúa las condiciones de exención y cuantifica el daño económico cuando corresponde.</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color w:val="000000" w:themeColor="text1"/>
                <w:sz w:val="21"/>
                <w:szCs w:val="21"/>
              </w:rPr>
            </w:pPr>
            <w:r w:rsidRPr="00A1564C">
              <w:rPr>
                <w:sz w:val="21"/>
                <w:szCs w:val="21"/>
              </w:rPr>
              <w:t>Redacción del informe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lenguaje ambiguo y sin estructura de informe.</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lenguaje claro, objetivo y estructura de informe.</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precisión técnico-jurídica, objetividad y respeto a la confidencialidad de la información.</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 xml:space="preserve">Producto 8: </w:t>
            </w:r>
            <w:r w:rsidRPr="00A1564C">
              <w:rPr>
                <w:bCs/>
                <w:iCs/>
                <w:sz w:val="21"/>
                <w:szCs w:val="21"/>
              </w:rPr>
              <w:t>Informe de indicios de responsabilidad por la función pública del estudio de caso: penal y ejecutiva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370E6E" w:rsidP="001877D0">
            <w:pPr>
              <w:spacing w:before="20" w:after="20"/>
              <w:jc w:val="center"/>
              <w:rPr>
                <w:sz w:val="21"/>
                <w:szCs w:val="21"/>
              </w:rPr>
            </w:pPr>
            <w:r w:rsidRPr="00A1564C">
              <w:rPr>
                <w:b/>
                <w:bCs/>
                <w:i/>
                <w:iCs/>
                <w:sz w:val="21"/>
                <w:szCs w:val="21"/>
              </w:rPr>
              <w:t>4</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1877D0">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Hechos e indicios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hechos incompletos o ajenos al caso.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los hechos del caso e identifica los indicios de responsabilidad penal y ejecutiva.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Sustenta cada indicio con evidencia del caso y descarta los hechos que no configuran responsabilidad.</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Tipificación y sanción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la conducta, la norma vulnerada, la sanción o la instancia.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correctamente el sujeto, la conducta, la norma vulnerada, la sanción y la instancia que sanciona.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Fundamenta la tipificación y distingue los indicios penales de los ejecutivos con argumentos jurídicos.</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Objetividad profesional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Emite juicios de culpabilidad sin sustento.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Limita el informe a indicios, sin calificar la culpabilidad.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Sustenta su opinión con objetividad y respeta la confidencialidad del caso.</w:t>
            </w:r>
          </w:p>
        </w:tc>
      </w:tr>
      <w:tr w:rsidR="000D198C" w:rsidRPr="00A1564C" w:rsidTr="00C04C00">
        <w:trPr>
          <w:gridAfter w:val="1"/>
          <w:wAfter w:w="60" w:type="dxa"/>
          <w:cantSplit/>
        </w:trPr>
        <w:tc>
          <w:tcPr>
            <w:tcW w:w="1660" w:type="dxa"/>
            <w:gridSpan w:val="2"/>
            <w:vMerge w:val="restart"/>
            <w:tcBorders>
              <w:top w:val="nil"/>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9: </w:t>
            </w:r>
            <w:r>
              <w:rPr>
                <w:bCs/>
                <w:iCs/>
                <w:sz w:val="21"/>
                <w:szCs w:val="21"/>
              </w:rPr>
              <w:t xml:space="preserve">Esquema de comprensión del Sistema de Control Interno Gubernamental, </w:t>
            </w:r>
            <w:del w:id="9007" w:author="Comisión de revisión 4.5" w:date="2026-10-13T00:00:00Z">
              <w:r>
                <w:rPr>
                  <w:bCs/>
                  <w:iCs/>
                  <w:sz w:val="21"/>
                  <w:szCs w:val="21"/>
                </w:rPr>
                <w:delText xml:space="preserve">sus componentes y característica</w:delText>
              </w:r>
            </w:del>
            <w:ins w:id="9008" w:author="Comisión de revisión 4.5" w:date="2026-10-13T00:00:00Z">
              <w:r>
                <w:rPr>
                  <w:bCs/>
                  <w:iCs/>
                  <w:sz w:val="21"/>
                  <w:szCs w:val="21"/>
                </w:rPr>
                <w:t xml:space="preserve">sus componentes y características</w:t>
              </w:r>
            </w:ins>
            <w:r>
              <w:rPr>
                <w:bCs/>
                <w:iCs/>
                <w:sz w:val="21"/>
                <w:szCs w:val="21"/>
              </w:rPr>
              <w:t xml:space="preserve">.</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2%</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Principios y normas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o confunde los principios y las normas generales y básicas de control interno.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correctamente los principios y las normas generales y básicas de control interno.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cada principio con sus normas y justifica su finalidad.</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Componentes del control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componentes o procesos del control interno.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correctamente los componentes, de acuerdo con el Marco Integrado de Control Interno.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Establece equivalencias entre el Marco Integrado de Control Interno y el control interno gubernamental.</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Claridad del esquema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desordenado, sin jerarquía ni conectores.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ordenado, con jerarquía y conectores claros.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esquema sintético y verificable, con fuentes citadas.</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10: </w:t>
            </w:r>
            <w:r w:rsidRPr="00A1564C">
              <w:rPr>
                <w:bCs/>
                <w:iCs/>
                <w:sz w:val="21"/>
                <w:szCs w:val="21"/>
              </w:rPr>
              <w:t>Informe de evaluación de la eficacia del control interno, aplicando técnicas e instrumentos.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370E6E" w:rsidP="000D198C">
            <w:pPr>
              <w:spacing w:before="20" w:after="20"/>
              <w:jc w:val="center"/>
              <w:rPr>
                <w:sz w:val="21"/>
                <w:szCs w:val="21"/>
              </w:rPr>
            </w:pPr>
            <w:r w:rsidRPr="00A1564C">
              <w:rPr>
                <w:b/>
                <w:bCs/>
                <w:i/>
                <w:iCs/>
                <w:sz w:val="21"/>
                <w:szCs w:val="21"/>
              </w:rPr>
              <w:t>4</w:t>
            </w:r>
            <w:r w:rsidR="000D198C" w:rsidRPr="00A1564C">
              <w:rPr>
                <w:b/>
                <w:bCs/>
                <w:i/>
                <w:iCs/>
                <w:sz w:val="21"/>
                <w:szCs w:val="21"/>
              </w:rPr>
              <w:t>%</w:t>
            </w:r>
          </w:p>
        </w:tc>
      </w:tr>
      <w:tr w:rsidR="000D198C" w:rsidRPr="00A1564C" w:rsidTr="00C04C00">
        <w:trPr>
          <w:gridAfter w:val="1"/>
          <w:wAfter w:w="60" w:type="dxa"/>
          <w:cantSplit/>
          <w:trHeight w:val="12"/>
        </w:trPr>
        <w:tc>
          <w:tcPr>
            <w:tcW w:w="1660" w:type="dxa"/>
            <w:gridSpan w:val="2"/>
            <w:vMerge/>
            <w:tcBorders>
              <w:top w:val="single" w:sz="4" w:space="0" w:color="auto"/>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auto"/>
              <w:left w:val="single" w:sz="4" w:space="0" w:color="000000"/>
              <w:bottom w:val="single" w:sz="4" w:space="0" w:color="auto"/>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auto"/>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auto"/>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auto"/>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Height w:val="266"/>
        </w:trPr>
        <w:tc>
          <w:tcPr>
            <w:tcW w:w="1660" w:type="dxa"/>
            <w:gridSpan w:val="2"/>
            <w:vMerge/>
            <w:tcBorders>
              <w:top w:val="single" w:sz="4" w:space="0" w:color="auto"/>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center"/>
              <w:rPr>
                <w:b/>
                <w:bCs/>
                <w:i/>
                <w:iCs/>
                <w:sz w:val="21"/>
                <w:szCs w:val="21"/>
              </w:rPr>
            </w:pPr>
            <w:r w:rsidRPr="00A1564C">
              <w:rPr>
                <w:sz w:val="21"/>
                <w:szCs w:val="21"/>
              </w:rPr>
              <w:t>Técnicas e instrumentos</w:t>
            </w:r>
          </w:p>
        </w:tc>
        <w:tc>
          <w:tcPr>
            <w:tcW w:w="2075" w:type="dxa"/>
            <w:gridSpan w:val="3"/>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center"/>
              <w:rPr>
                <w:b/>
                <w:bCs/>
                <w:i/>
                <w:iCs/>
                <w:sz w:val="21"/>
                <w:szCs w:val="21"/>
              </w:rPr>
            </w:pPr>
            <w:r w:rsidRPr="00A1564C">
              <w:rPr>
                <w:sz w:val="21"/>
                <w:szCs w:val="21"/>
              </w:rPr>
              <w:t>Aplica instrumentos inadecuados o incompletos.</w:t>
            </w:r>
          </w:p>
        </w:tc>
        <w:tc>
          <w:tcPr>
            <w:tcW w:w="2075" w:type="dxa"/>
            <w:gridSpan w:val="7"/>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center"/>
              <w:rPr>
                <w:b/>
                <w:bCs/>
                <w:i/>
                <w:iCs/>
                <w:sz w:val="21"/>
                <w:szCs w:val="21"/>
              </w:rPr>
            </w:pPr>
            <w:r w:rsidRPr="00A1564C">
              <w:rPr>
                <w:sz w:val="21"/>
                <w:szCs w:val="21"/>
              </w:rPr>
              <w:t>Aplica correctamente cuestionarios, narrativas y flujogramas a los procesos evaluados.</w:t>
            </w:r>
          </w:p>
        </w:tc>
        <w:tc>
          <w:tcPr>
            <w:tcW w:w="2233" w:type="dxa"/>
            <w:gridSpan w:val="3"/>
            <w:tcBorders>
              <w:top w:val="single" w:sz="4" w:space="0" w:color="auto"/>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center"/>
              <w:rPr>
                <w:b/>
                <w:bCs/>
                <w:i/>
                <w:iCs/>
                <w:sz w:val="21"/>
                <w:szCs w:val="21"/>
              </w:rPr>
            </w:pPr>
            <w:r w:rsidRPr="00A1564C">
              <w:rPr>
                <w:sz w:val="21"/>
                <w:szCs w:val="21"/>
              </w:rPr>
              <w:t>Justifica la selección de las técnicas según el riesgo de cada proceso.</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Nivel de eficacia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determina el nivel de eficacia o lo determina sin sustento.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el nivel de eficacia de los controles y su contribución a los objetivos institucionales.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 relación entre las debilidades halladas y el logro de las metas, y sustenta la calificación del riesgo.</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Estructura del informe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informe desorganizado y sin conclusiones.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informe con estructura completa y conclusiones.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informe claro y sustentado, con papeles de trabajo referenciados y reserva de la información.</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11: </w:t>
            </w:r>
            <w:r w:rsidRPr="00A1564C">
              <w:rPr>
                <w:bCs/>
                <w:iCs/>
                <w:sz w:val="21"/>
                <w:szCs w:val="21"/>
              </w:rPr>
              <w:t>Cuadro de deficiencias de control interno con sus atributos.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4</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Atributos de la deficiencia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atributos: condición, criterio, causa o efecto.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los cuatro atributos de cada deficiencia de forma coherente.</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 consistencia entre los atributos y sustenta la causa raíz.</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Sustento normativo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criterios que no corresponden a la deficiencia.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Cita la norma, el reglamento o el manual vulnerado en cada deficiencia.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cada criterio con los principios de control interno gubernamental y jerarquiza su aplicación.</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Priorización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clasifica ni prioriza las deficiencias.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Clasifica las deficiencias por componente de control.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Prioriza las deficiencias por impacto y probabilidad, y justifica su orden.</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12: </w:t>
            </w:r>
            <w:r w:rsidRPr="00A1564C">
              <w:rPr>
                <w:bCs/>
                <w:iCs/>
                <w:sz w:val="21"/>
                <w:szCs w:val="21"/>
              </w:rPr>
              <w:t>Informe de control interno con conclusiones y recomendaciones.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4</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Observaciones sustentadas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observaciones sin respaldo documental ni norma.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observaciones con respaldo documental y marco normativo.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Argumenta cada observación con evidencia verificada y explica sus efectos en la entidad.</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Recomendaciones viables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Formula recomendaciones genéricas o inaplicables.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Formula recomendaciones concretas, dirigidas a los responsables.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Propone acciones con responsables, plazos e indicadores de seguimiento.</w:t>
            </w:r>
          </w:p>
        </w:tc>
      </w:tr>
      <w:tr w:rsidR="001877D0" w:rsidRPr="00A1564C" w:rsidTr="00C04C00">
        <w:trPr>
          <w:gridAfter w:val="1"/>
          <w:wAfter w:w="60" w:type="dxa"/>
          <w:cantSplit/>
        </w:trPr>
        <w:tc>
          <w:tcPr>
            <w:tcW w:w="1660" w:type="dxa"/>
            <w:gridSpan w:val="2"/>
            <w:vMerge/>
            <w:tcBorders>
              <w:top w:val="nil"/>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Redacción objetiva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lenguaje confuso o con juicios personales.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claridad y objetividad.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claridad, objetividad, tono constructivo e independencia profesional.</w:t>
            </w:r>
          </w:p>
        </w:tc>
      </w:tr>
      <w:tr w:rsidR="000D198C" w:rsidRPr="00A1564C" w:rsidTr="00C04C00">
        <w:trPr>
          <w:gridAfter w:val="1"/>
          <w:wAfter w:w="60" w:type="dxa"/>
          <w:cantSplit/>
        </w:trPr>
        <w:tc>
          <w:tcPr>
            <w:tcW w:w="1660" w:type="dxa"/>
            <w:gridSpan w:val="2"/>
            <w:vMerge w:val="restart"/>
            <w:tcBorders>
              <w:top w:val="single" w:sz="4" w:space="0" w:color="000000"/>
              <w:left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13: </w:t>
            </w:r>
            <w:r w:rsidRPr="00A1564C">
              <w:rPr>
                <w:bCs/>
                <w:iCs/>
                <w:sz w:val="21"/>
                <w:szCs w:val="21"/>
              </w:rPr>
              <w:t>Documentos de relevamiento de información: cuadros, reportes, análisis vertical y horizontal, evaluación de control interno y otros.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5%</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Conocimiento de la entidad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aspectos de la estructura, las operaciones o el marco legal de la entidad.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la entidad, su estructura, sus operaciones y su marco legal.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las características de la entidad con los riesgos de auditoría.</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Análisis financiero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Calcula erróneamente las variaciones vertical y horizontal.</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Calcula correctamente el análisis vertical y horizontal de los estados financieros.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Interpreta las variaciones significativas e identifica los rubros que requieren mayor examen.</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Riesgo y control</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evalúa el control interno ni identifica riesgos.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Evalúa el control interno e identifica los riesgos relevantes.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Valora el riesgo por rubro y fundamenta el grado de confianza en los controles.</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14: </w:t>
            </w:r>
            <w:r w:rsidRPr="00A1564C">
              <w:rPr>
                <w:bCs/>
                <w:iCs/>
                <w:sz w:val="21"/>
                <w:szCs w:val="21"/>
              </w:rPr>
              <w:t>Documento de Memorándum de Planificación de Auditoría (MPA) y programas de auditoría financiera.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6</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Contenido del memorándum</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apartados: antecedentes, objetivo, objeto, alcance, metodología o marco normativo.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Incluye todos los apartados exigidos para el memorándum de planificación.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apartados coherentes entre sí y ajustados a las características de la entidad.</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Programas de trabajo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procedimientos genéricos, sin relación con los riesgos.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programas con objetivos y procedimientos pertinentes para cada rubro.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Diseña procedimientos que responden a los riesgos evaluados y justifica la extensión de las pruebas.</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Importancia relativa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determina la importancia relativa ni el enfoque de auditoría.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la importancia relativa y define el enfoque y la estrategia de auditoría.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Justifica el cálculo de la importancia relativa y de los umbrales con base en los riesgos.</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15: </w:t>
            </w:r>
            <w:r w:rsidRPr="00A1564C">
              <w:rPr>
                <w:bCs/>
                <w:iCs/>
                <w:sz w:val="21"/>
                <w:szCs w:val="21"/>
              </w:rPr>
              <w:t>Documentos de papeles de trabajo, y legajos de ejecución de la auditoría financiera.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6</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Evidencia obtenida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insuficiente o sin relación con los procedimientos.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válida, suficiente y competente en cada procedimiento.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Evalúa la calidad de la evidencia y propone procedimientos alternativos cuando es insuficiente.</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Pruebas sustantivas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pruebas incompletas o con errores de cálculo.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correctamente las pruebas sustantivas sobre los rubros y cuentas.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Concluye por rubro y analiza las diferencias detectadas.</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Referenciación y orden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sin referencias, marcas ni conclusiones.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referenciados, con marcas y conclusiones.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Organiza el legajo con índices cruzados, respaldo digital y confidencialidad.</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16: </w:t>
            </w:r>
            <w:r w:rsidRPr="00A1564C">
              <w:rPr>
                <w:bCs/>
                <w:iCs/>
                <w:sz w:val="21"/>
                <w:szCs w:val="21"/>
              </w:rPr>
              <w:t>Informe de auditoría financiera gubernamental con opinión independiente y el informe de control interno.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5</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Opinión sobre los estados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Emite una opinión sin sustento o contraria a los resultados.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Emite una opinión coherente con los resultados sobre la razonabilidad o confiabilidad de los estados financieros.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Fundamenta el tipo de opinión y justifica las salvedades y los párrafos adicionales.</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Informe de control interno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el informe de control interno o sus hallazgos carecen de atributos.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Incluye el informe de control interno con hallazgos y recomendaciones.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las deficiencias de control con los riesgos de los estados financieros.</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spacing w:before="20" w:after="20"/>
              <w:jc w:val="cente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Independencia y objetividad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juicios sin respaldo en los papeles de trabajo.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con objetividad y lenguaje claro.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Demuestra independencia y sustenta cada afirmación con papeles de trabajo.</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17: </w:t>
            </w:r>
            <w:r w:rsidRPr="00A1564C">
              <w:rPr>
                <w:bCs/>
                <w:iCs/>
                <w:sz w:val="21"/>
                <w:szCs w:val="21"/>
              </w:rPr>
              <w:t>Documentos de relevamiento de información, conocimiento de la entidad, análisis de indicios de responsabilidad por la función pública y otros.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5%</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Conocimiento de la entidad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aspectos de la estructura, las operaciones o las funciones de la entidad.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la entidad, su estructura y sus operaciones.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las características de la entidad con los riesgos de incumplimiento.</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Ordenamiento jurídico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normas aplicables o las cita sin relación con el objeto de la auditoría.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Identifica el ordenamiento jurídico administrativo aplicable a la entidad.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Jerarquiza las normas y señala las disposiciones críticas que se evaluarán.</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Indicios preliminares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identifica posibles indicios o los confunde entre sí.</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los posibles indicios de responsabilidad civil, penal, administrativa y ejecutiva.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 xml:space="preserve">Prioriza los indicios según su materialidad y sustenta el análisis con fuentes </w:t>
            </w:r>
            <w:proofErr w:type="spellStart"/>
            <w:r w:rsidRPr="00A1564C">
              <w:rPr>
                <w:sz w:val="21"/>
                <w:szCs w:val="21"/>
              </w:rPr>
              <w:t>lícit</w:t>
            </w:r>
            <w:proofErr w:type="spellEnd"/>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18: </w:t>
            </w:r>
            <w:r w:rsidRPr="00A1564C">
              <w:rPr>
                <w:bCs/>
                <w:iCs/>
                <w:sz w:val="21"/>
                <w:szCs w:val="21"/>
              </w:rPr>
              <w:t>Documento de Memorándum de Planificación de Auditoría (MPA) y programas de auditoría de cumplimiento.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6</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Contenido del memorándum</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apartados: antecedentes, objetivo, objeto, alcance, metodología o marco normativo.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Incluye todos los apartados exigidos para el memorándum de planificación.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apartados coherentes entre sí y ajustados a las características de la entidad.</w:t>
            </w:r>
          </w:p>
        </w:tc>
      </w:tr>
      <w:tr w:rsidR="001877D0" w:rsidRPr="00A1564C" w:rsidTr="00C04C00">
        <w:trPr>
          <w:gridAfter w:val="1"/>
          <w:wAfter w:w="60" w:type="dxa"/>
          <w:cantSplit/>
          <w:trHeight w:val="563"/>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Programas de cumplimiento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procedimientos que no evalúan el cumplimiento de la norma.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procedimientos pertinentes para verificar el cumplimiento del ordenamiento jurídico.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Vincula cada procedimiento con la norma evaluada y con la evidencia lícita que se obtendrá.</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Objeto y alcance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Define el objeto y el alcance de forma imprecisa o contradictoria.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Define con precisión el objeto, el alcance y el período auditado.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Justifica el alcance según los riesgos de incumplimiento y los recursos disponibles.</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19: </w:t>
            </w:r>
            <w:r w:rsidRPr="00A1564C">
              <w:rPr>
                <w:bCs/>
                <w:iCs/>
                <w:sz w:val="21"/>
                <w:szCs w:val="21"/>
              </w:rPr>
              <w:t>Documentos de papeles de trabajo, y legajos de ejecución de la auditoría de cumplimiento.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6</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Evidencia lícita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sin respaldo legal o de origen dudoso.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legal, lícita y suficiente.</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 licitud y la admisibilidad de la evidencia como medio de prueba.</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Procedimientos de cumplimiento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procedimientos incompletos o sin conclusión.</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correctamente los procedimientos sobre las operaciones o los procesos auditados y documenta los resultados.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las causas y los efectos de cada incumplimiento detectado.</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Orden y custodia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desordenados y sin referencias.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referenciados y archivados con orden.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protocolos de cadena de custodia y respaldo digital de la documentación.</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 xml:space="preserve">Producto 20: </w:t>
            </w:r>
            <w:r>
              <w:rPr>
                <w:bCs/>
                <w:iCs/>
                <w:sz w:val="21"/>
                <w:szCs w:val="21"/>
              </w:rPr>
              <w:t xml:space="preserve">Informe de auditoría de cumplimiento gubernamental: </w:t>
            </w:r>
            <w:del w:id="9013" w:author="Comisión de revisión 4.5" w:date="2026-10-13T00:00:00Z">
              <w:r>
                <w:rPr>
                  <w:bCs/>
                  <w:iCs/>
                  <w:sz w:val="21"/>
                  <w:szCs w:val="21"/>
                </w:rPr>
                <w:delText xml:space="preserve">preliminar, ampliatoria y complementario</w:delText>
              </w:r>
            </w:del>
            <w:ins w:id="9014" w:author="Comisión de revisión 4.5" w:date="2026-10-13T00:00:00Z">
              <w:r>
                <w:rPr>
                  <w:bCs/>
                  <w:iCs/>
                  <w:sz w:val="21"/>
                  <w:szCs w:val="21"/>
                </w:rPr>
                <w:t xml:space="preserve">preliminar, ampliatorio y complementario</w:t>
              </w:r>
            </w:ins>
            <w:r>
              <w:rPr>
                <w:bCs/>
                <w:iCs/>
                <w:sz w:val="21"/>
                <w:szCs w:val="21"/>
              </w:rPr>
              <w:t xml:space="preserve">, con indicios de responsabilidad por la función pública, incluido el informe de control interno.</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9A79E6" w:rsidP="000D198C">
            <w:pPr>
              <w:spacing w:before="20" w:after="20"/>
              <w:jc w:val="center"/>
              <w:rPr>
                <w:sz w:val="21"/>
                <w:szCs w:val="21"/>
              </w:rPr>
            </w:pPr>
            <w:r w:rsidRPr="00A1564C">
              <w:rPr>
                <w:b/>
                <w:bCs/>
                <w:i/>
                <w:iCs/>
                <w:sz w:val="21"/>
                <w:szCs w:val="21"/>
              </w:rPr>
              <w:t>5</w:t>
            </w:r>
            <w:r w:rsidR="000D198C" w:rsidRPr="00A1564C">
              <w:rPr>
                <w:b/>
                <w:bCs/>
                <w:i/>
                <w:iCs/>
                <w:sz w:val="21"/>
                <w:szCs w:val="21"/>
              </w:rPr>
              <w:t>%</w:t>
            </w:r>
          </w:p>
        </w:tc>
      </w:tr>
      <w:tr w:rsidR="000D198C" w:rsidRPr="00A1564C" w:rsidTr="00C04C00">
        <w:trPr>
          <w:gridAfter w:val="1"/>
          <w:wAfter w:w="60" w:type="dxa"/>
          <w:cantSplit/>
        </w:trPr>
        <w:tc>
          <w:tcPr>
            <w:tcW w:w="1660" w:type="dxa"/>
            <w:gridSpan w:val="2"/>
            <w:vMerge/>
            <w:tcBorders>
              <w:left w:val="single" w:sz="4" w:space="0" w:color="000000"/>
              <w:right w:val="single" w:sz="4" w:space="0" w:color="000000"/>
            </w:tcBorders>
          </w:tcPr>
          <w:p w:rsidR="000D198C" w:rsidRPr="00A1564C" w:rsidRDefault="000D198C"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0D198C" w:rsidRPr="00A1564C" w:rsidRDefault="000D198C"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Hallazgos de incumplimiento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hallazgos sin atributos o sin la norma incumplida.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hallazgos con condición, criterio, causa y efecto.</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Fundamenta cada hallazgo con evidencia y evalúa los descargos recibidos.</w:t>
            </w:r>
          </w:p>
        </w:tc>
      </w:tr>
      <w:tr w:rsidR="001877D0" w:rsidRPr="00A1564C" w:rsidTr="00C04C00">
        <w:trPr>
          <w:gridAfter w:val="1"/>
          <w:wAfter w:w="60" w:type="dxa"/>
          <w:cantSplit/>
        </w:trPr>
        <w:tc>
          <w:tcPr>
            <w:tcW w:w="1660" w:type="dxa"/>
            <w:gridSpan w:val="2"/>
            <w:vMerge/>
            <w:tcBorders>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Indicios de responsabilidad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indicios sin sujeto ni norma, o confunde los tipos de responsabilidad.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los indicios con sujeto, norma, tipo de responsabilidad e instancia, en la planilla resumen.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Justifica cada indicio y organiza los medios de prueba que lo respaldan.</w:t>
            </w:r>
          </w:p>
        </w:tc>
      </w:tr>
      <w:tr w:rsidR="001877D0" w:rsidRPr="00A1564C" w:rsidTr="00C04C00">
        <w:trPr>
          <w:gridAfter w:val="1"/>
          <w:wAfter w:w="60" w:type="dxa"/>
          <w:cantSplit/>
        </w:trPr>
        <w:tc>
          <w:tcPr>
            <w:tcW w:w="1660" w:type="dxa"/>
            <w:gridSpan w:val="2"/>
            <w:vMerge/>
            <w:tcBorders>
              <w:left w:val="single" w:sz="4" w:space="0" w:color="000000"/>
              <w:bottom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Tipos de informe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alguno de los informes o confunde su finalidad.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los informes preliminar, ampliatorio y complementario con su estructura.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Distingue el efecto de cada informe y lo vincula con el procedimiento de aclaración.</w:t>
            </w:r>
          </w:p>
        </w:tc>
      </w:tr>
      <w:tr w:rsidR="00BC2C38" w:rsidRPr="00A1564C" w:rsidTr="00C04C00">
        <w:trPr>
          <w:gridAfter w:val="1"/>
          <w:wAfter w:w="60" w:type="dxa"/>
          <w:cantSplit/>
        </w:trPr>
        <w:tc>
          <w:tcPr>
            <w:tcW w:w="1660" w:type="dxa"/>
            <w:gridSpan w:val="2"/>
            <w:vMerge w:val="restart"/>
            <w:tcBorders>
              <w:top w:val="nil"/>
              <w:left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b/>
                <w:bCs/>
                <w:i/>
                <w:iCs/>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0D198C">
            <w:pPr>
              <w:spacing w:before="20" w:after="20"/>
              <w:jc w:val="center"/>
              <w:rPr>
                <w:sz w:val="21"/>
                <w:szCs w:val="21"/>
              </w:rPr>
            </w:pPr>
          </w:p>
          <w:p w:rsidR="00BC2C38" w:rsidRPr="00A1564C" w:rsidRDefault="00BC2C38" w:rsidP="00BC2C38">
            <w:pPr>
              <w:spacing w:before="20" w:after="20"/>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 xml:space="preserve">Producto 21: </w:t>
            </w:r>
            <w:r w:rsidRPr="00A1564C">
              <w:rPr>
                <w:bCs/>
                <w:iCs/>
                <w:sz w:val="21"/>
                <w:szCs w:val="21"/>
              </w:rPr>
              <w:t>Documentos de relevamiento de información, de los sistemas de administración de la entidad: planillas, reportes y otros.</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9A79E6" w:rsidP="000D198C">
            <w:pPr>
              <w:spacing w:before="20" w:after="20"/>
              <w:jc w:val="center"/>
              <w:rPr>
                <w:sz w:val="21"/>
                <w:szCs w:val="21"/>
              </w:rPr>
            </w:pPr>
            <w:r w:rsidRPr="00A1564C">
              <w:rPr>
                <w:b/>
                <w:bCs/>
                <w:i/>
                <w:iCs/>
                <w:sz w:val="21"/>
                <w:szCs w:val="21"/>
              </w:rPr>
              <w:t>5</w:t>
            </w:r>
            <w:r w:rsidR="00BC2C38" w:rsidRPr="00A1564C">
              <w:rPr>
                <w:b/>
                <w:bCs/>
                <w:i/>
                <w:iCs/>
                <w:sz w:val="21"/>
                <w:szCs w:val="21"/>
              </w:rPr>
              <w:t>%</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b/>
                <w:bCs/>
                <w:i/>
                <w:iCs/>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b/>
                <w:bCs/>
                <w:i/>
                <w:iCs/>
                <w:sz w:val="21"/>
                <w:szCs w:val="21"/>
              </w:rPr>
            </w:pP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b/>
                <w:bCs/>
                <w:i/>
                <w:iCs/>
                <w:sz w:val="21"/>
                <w:szCs w:val="21"/>
              </w:rPr>
            </w:pP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Conocimiento de procesos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de forma incompleta la estructura, los procesos o los sistemas de la entidad.</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Describe correctamente la estructura, los procesos y los sistemas de administración de la entidad.</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Relaciona los procesos y los sistemas con los riesgos de gestión.</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Grado de eficacia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evalúa la eficacia de los sistemas de administración.</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Evalúa el grado de eficacia de los sistemas de planificación, organización y ejecución con indicadores.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Interpreta los resultados de los indicadores y los compara con las metas institucionales.</w:t>
            </w:r>
          </w:p>
        </w:tc>
      </w:tr>
      <w:tr w:rsidR="001877D0" w:rsidRPr="00A1564C" w:rsidTr="00C04C00">
        <w:trPr>
          <w:gridAfter w:val="1"/>
          <w:wAfter w:w="60" w:type="dxa"/>
          <w:cantSplit/>
        </w:trPr>
        <w:tc>
          <w:tcPr>
            <w:tcW w:w="1660" w:type="dxa"/>
            <w:gridSpan w:val="2"/>
            <w:vMerge w:val="restart"/>
            <w:tcBorders>
              <w:top w:val="nil"/>
              <w:left w:val="single" w:sz="4" w:space="0" w:color="000000"/>
              <w:right w:val="single" w:sz="4" w:space="0" w:color="000000"/>
            </w:tcBorders>
          </w:tcPr>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jc w:val="center"/>
              <w:rPr>
                <w:sz w:val="21"/>
                <w:szCs w:val="21"/>
              </w:rPr>
            </w:pPr>
          </w:p>
          <w:p w:rsidR="001877D0" w:rsidRPr="00A1564C" w:rsidRDefault="001877D0" w:rsidP="001877D0">
            <w:pPr>
              <w:spacing w:before="20" w:after="20"/>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Calidad de las planillas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planillas con errores o sin fuente.</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planillas y reportes ordenados, con fuente y fórmulas correctas.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 integridad de los datos y diseña planillas reutilizables.</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 xml:space="preserve">Producto 22: </w:t>
            </w:r>
            <w:r w:rsidRPr="00A1564C">
              <w:rPr>
                <w:bCs/>
                <w:iCs/>
                <w:sz w:val="21"/>
                <w:szCs w:val="21"/>
              </w:rPr>
              <w:t>Documento de Memorándum de Planificación de Auditoría (MPA) y programas de auditoría operativa de los sistemas de administración.</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9A79E6" w:rsidP="000D198C">
            <w:pPr>
              <w:spacing w:before="20" w:after="20"/>
              <w:jc w:val="center"/>
              <w:rPr>
                <w:sz w:val="21"/>
                <w:szCs w:val="21"/>
              </w:rPr>
            </w:pPr>
            <w:r w:rsidRPr="00A1564C">
              <w:rPr>
                <w:b/>
                <w:bCs/>
                <w:i/>
                <w:iCs/>
                <w:sz w:val="21"/>
                <w:szCs w:val="21"/>
              </w:rPr>
              <w:t>4</w:t>
            </w:r>
            <w:r w:rsidR="00BC2C38" w:rsidRPr="00A1564C">
              <w:rPr>
                <w:b/>
                <w:bCs/>
                <w:i/>
                <w:iCs/>
                <w:sz w:val="21"/>
                <w:szCs w:val="21"/>
              </w:rPr>
              <w:t>%</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Contenido del memorándum</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apartados: antecedentes, objetivo, objeto, alcance, metodología o marco normativo.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Incluye todos los apartados exigidos para el memorándum de planificación.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apartados coherentes entre sí y ajustados a las características de la entidad.</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Riesgos de procesos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No determina los riesgos de los procesos auditados.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Determina los riesgos de los procesos auditados y define el enfoque de auditoría.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Prioriza los riesgos y justifica el enfoque con base en ellos.</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Programas operacionales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programas sin criterios ni indicadores de eficacia.</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Elabora programas con procedimientos e indicadores de eficacia.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Justifica la selección de los indicadores y la extensión de las pruebas.</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 xml:space="preserve">Producto 23: </w:t>
            </w:r>
            <w:r w:rsidRPr="00A1564C">
              <w:rPr>
                <w:bCs/>
                <w:iCs/>
                <w:sz w:val="21"/>
                <w:szCs w:val="21"/>
              </w:rPr>
              <w:t>Documentos de papeles de trabajo, y legajos de ejecución de la auditoría operativa administrativa.</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9A79E6" w:rsidP="000D198C">
            <w:pPr>
              <w:spacing w:before="20" w:after="20"/>
              <w:jc w:val="center"/>
              <w:rPr>
                <w:sz w:val="21"/>
                <w:szCs w:val="21"/>
              </w:rPr>
            </w:pPr>
            <w:r w:rsidRPr="00A1564C">
              <w:rPr>
                <w:b/>
                <w:bCs/>
                <w:i/>
                <w:iCs/>
                <w:sz w:val="21"/>
                <w:szCs w:val="21"/>
              </w:rPr>
              <w:t>4</w:t>
            </w:r>
            <w:r w:rsidR="00BC2C38" w:rsidRPr="00A1564C">
              <w:rPr>
                <w:b/>
                <w:bCs/>
                <w:i/>
                <w:iCs/>
                <w:sz w:val="21"/>
                <w:szCs w:val="21"/>
              </w:rPr>
              <w:t>%</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Pruebas aplicadas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pruebas incompletas o sin relación con los procesos auditados.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Aplica correctamente pruebas sustantivas y de control sobre los procesos auditados.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Analiza las causas de las deficiencias en la eficacia de los controles.</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Evidencia suficiente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insuficiente o sin respaldo.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evidencia válida y suficiente de cada deficiencia.</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Evalúa la calidad de la evidencia y propone procedimientos adicionales cuando es necesario.</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Referenciación y orden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sin referencias, marcas ni conclusiones.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papeles referenciados, con marcas y conclusiones.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Organiza el legajo con índices cruzados y respaldo digital.</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6582" w:type="dxa"/>
            <w:gridSpan w:val="1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 xml:space="preserve">Producto 24: </w:t>
            </w:r>
            <w:r w:rsidRPr="00A1564C">
              <w:rPr>
                <w:bCs/>
                <w:iCs/>
                <w:sz w:val="21"/>
                <w:szCs w:val="21"/>
              </w:rPr>
              <w:t>Informe de auditoría operativa administrativa y el Plan de Mejoramiento institucional.</w:t>
            </w:r>
          </w:p>
        </w:tc>
        <w:tc>
          <w:tcPr>
            <w:tcW w:w="1818"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9A79E6" w:rsidP="000D198C">
            <w:pPr>
              <w:spacing w:before="20" w:after="20"/>
              <w:jc w:val="center"/>
              <w:rPr>
                <w:sz w:val="21"/>
                <w:szCs w:val="21"/>
              </w:rPr>
            </w:pPr>
            <w:r w:rsidRPr="00A1564C">
              <w:rPr>
                <w:b/>
                <w:bCs/>
                <w:i/>
                <w:iCs/>
                <w:sz w:val="21"/>
                <w:szCs w:val="21"/>
              </w:rPr>
              <w:t>4</w:t>
            </w:r>
            <w:r w:rsidR="00BC2C38" w:rsidRPr="00A1564C">
              <w:rPr>
                <w:b/>
                <w:bCs/>
                <w:i/>
                <w:iCs/>
                <w:sz w:val="21"/>
                <w:szCs w:val="21"/>
              </w:rPr>
              <w:t>%</w:t>
            </w:r>
          </w:p>
        </w:tc>
      </w:tr>
      <w:tr w:rsidR="00BC2C38"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BC2C38" w:rsidRPr="00A1564C" w:rsidRDefault="00BC2C38" w:rsidP="000D198C">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Insuficiente (1–50)</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Suficiente (51–80)</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0D198C">
            <w:pPr>
              <w:spacing w:before="20" w:after="20"/>
              <w:jc w:val="center"/>
              <w:rPr>
                <w:sz w:val="21"/>
                <w:szCs w:val="21"/>
              </w:rPr>
            </w:pPr>
            <w:r w:rsidRPr="00A1564C">
              <w:rPr>
                <w:b/>
                <w:bCs/>
                <w:i/>
                <w:iCs/>
                <w:sz w:val="21"/>
                <w:szCs w:val="21"/>
              </w:rPr>
              <w:t>Destacado (81–100)</w:t>
            </w:r>
          </w:p>
        </w:tc>
      </w:tr>
      <w:tr w:rsidR="001877D0" w:rsidRPr="00A1564C" w:rsidTr="00C04C00">
        <w:trPr>
          <w:gridAfter w:val="1"/>
          <w:wAfter w:w="60" w:type="dxa"/>
          <w:cantSplit/>
        </w:trPr>
        <w:tc>
          <w:tcPr>
            <w:tcW w:w="1660" w:type="dxa"/>
            <w:gridSpan w:val="2"/>
            <w:vMerge/>
            <w:tcBorders>
              <w:top w:val="nil"/>
              <w:left w:val="single" w:sz="4" w:space="0" w:color="000000"/>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Hallazgos operacionales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Omite uno o más atributos: condición, criterio, causa, efecto o recomendación.</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Redacta cada hallazgo con condición, criterio, causa, efecto y recomendación.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Verifica la coherencia entre los atributos y sustenta la causa de cada hallazgo.</w:t>
            </w:r>
          </w:p>
        </w:tc>
      </w:tr>
      <w:tr w:rsidR="001877D0" w:rsidRPr="00A1564C" w:rsidTr="00C04C00">
        <w:trPr>
          <w:gridAfter w:val="1"/>
          <w:wAfter w:w="60" w:type="dxa"/>
          <w:cantSplit/>
        </w:trPr>
        <w:tc>
          <w:tcPr>
            <w:tcW w:w="1660" w:type="dxa"/>
            <w:gridSpan w:val="2"/>
            <w:vMerge w:val="restart"/>
            <w:tcBorders>
              <w:top w:val="single" w:sz="4" w:space="0" w:color="auto"/>
              <w:left w:val="single" w:sz="4" w:space="0" w:color="000000"/>
              <w:right w:val="single" w:sz="4" w:space="0" w:color="000000"/>
            </w:tcBorders>
          </w:tcPr>
          <w:p w:rsidR="001877D0" w:rsidRPr="00A1564C" w:rsidRDefault="001877D0" w:rsidP="001877D0">
            <w:pPr>
              <w:spacing w:before="20" w:after="20"/>
              <w:rPr>
                <w:sz w:val="21"/>
                <w:szCs w:val="21"/>
              </w:rPr>
            </w:pPr>
          </w:p>
          <w:p w:rsidR="001877D0" w:rsidRPr="00A1564C" w:rsidRDefault="001877D0" w:rsidP="001877D0">
            <w:pPr>
              <w:spacing w:before="20" w:after="20"/>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Grado de eficacia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Concluye sobre la eficacia sin sustento.</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Concluye sobre el grado de eficacia de los sistemas de administración.</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Sustenta la conclusión con indicadores y la compara con el desempeño esperado.</w:t>
            </w:r>
          </w:p>
        </w:tc>
      </w:tr>
      <w:tr w:rsidR="001877D0" w:rsidRPr="00A1564C" w:rsidTr="00C04C00">
        <w:trPr>
          <w:gridAfter w:val="1"/>
          <w:wAfter w:w="60" w:type="dxa"/>
          <w:cantSplit/>
        </w:trPr>
        <w:tc>
          <w:tcPr>
            <w:tcW w:w="1660" w:type="dxa"/>
            <w:gridSpan w:val="2"/>
            <w:vMerge/>
            <w:tcBorders>
              <w:top w:val="nil"/>
              <w:left w:val="single" w:sz="4" w:space="0" w:color="000000"/>
              <w:bottom w:val="nil"/>
              <w:right w:val="single" w:sz="4" w:space="0" w:color="000000"/>
            </w:tcBorders>
          </w:tcPr>
          <w:p w:rsidR="001877D0" w:rsidRPr="00A1564C" w:rsidRDefault="001877D0" w:rsidP="001877D0">
            <w:pPr>
              <w:rPr>
                <w:sz w:val="21"/>
                <w:szCs w:val="21"/>
              </w:rPr>
            </w:pPr>
          </w:p>
        </w:tc>
        <w:tc>
          <w:tcPr>
            <w:tcW w:w="2017"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Plan de mejoramiento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plan sin acciones, responsables ni plazos.</w:t>
            </w:r>
          </w:p>
        </w:tc>
        <w:tc>
          <w:tcPr>
            <w:tcW w:w="2075" w:type="dxa"/>
            <w:gridSpan w:val="7"/>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Presenta un plan con acciones, responsables y plazos.</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1877D0" w:rsidRPr="00A1564C" w:rsidRDefault="001877D0" w:rsidP="001877D0">
            <w:pPr>
              <w:spacing w:before="20" w:after="20"/>
              <w:jc w:val="both"/>
              <w:rPr>
                <w:sz w:val="21"/>
                <w:szCs w:val="21"/>
              </w:rPr>
            </w:pPr>
            <w:r w:rsidRPr="00A1564C">
              <w:rPr>
                <w:sz w:val="21"/>
                <w:szCs w:val="21"/>
              </w:rPr>
              <w:t>Propone acciones priorizadas, con indicadores de seguimiento, y evalúa su viabilidad.</w:t>
            </w:r>
          </w:p>
        </w:tc>
      </w:tr>
      <w:tr w:rsidR="00BC2C38" w:rsidRPr="00A1564C" w:rsidTr="00C04C00">
        <w:trPr>
          <w:gridAfter w:val="1"/>
          <w:wAfter w:w="60" w:type="dxa"/>
          <w:cantSplit/>
        </w:trPr>
        <w:tc>
          <w:tcPr>
            <w:tcW w:w="1660" w:type="dxa"/>
            <w:gridSpan w:val="2"/>
            <w:tcBorders>
              <w:top w:val="nil"/>
              <w:left w:val="single" w:sz="4" w:space="0" w:color="000000"/>
              <w:right w:val="single" w:sz="4" w:space="0" w:color="000000"/>
            </w:tcBorders>
          </w:tcPr>
          <w:p w:rsidR="00BC2C38" w:rsidRPr="00A1564C" w:rsidRDefault="00BC2C38" w:rsidP="004F2E6A">
            <w:pPr>
              <w:jc w:val="center"/>
              <w:rPr>
                <w:sz w:val="21"/>
                <w:szCs w:val="21"/>
              </w:rPr>
            </w:pPr>
          </w:p>
        </w:tc>
        <w:tc>
          <w:tcPr>
            <w:tcW w:w="6167"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4F2E6A" w:rsidP="004F2E6A">
            <w:pPr>
              <w:spacing w:before="20" w:after="20"/>
              <w:jc w:val="center"/>
              <w:rPr>
                <w:b/>
                <w:sz w:val="21"/>
                <w:szCs w:val="21"/>
              </w:rPr>
            </w:pPr>
            <w:r w:rsidRPr="00A1564C">
              <w:rPr>
                <w:b/>
                <w:sz w:val="21"/>
                <w:szCs w:val="21"/>
              </w:rPr>
              <w:t>TOTAL</w:t>
            </w:r>
          </w:p>
        </w:tc>
        <w:tc>
          <w:tcPr>
            <w:tcW w:w="2233"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C2C38" w:rsidRPr="00A1564C" w:rsidRDefault="00BC2C38" w:rsidP="004F2E6A">
            <w:pPr>
              <w:spacing w:before="20" w:after="20"/>
              <w:jc w:val="center"/>
              <w:rPr>
                <w:b/>
                <w:sz w:val="21"/>
                <w:szCs w:val="21"/>
              </w:rPr>
            </w:pPr>
            <w:r w:rsidRPr="00A1564C">
              <w:rPr>
                <w:b/>
                <w:sz w:val="21"/>
                <w:szCs w:val="21"/>
              </w:rPr>
              <w:t>100</w:t>
            </w:r>
            <w:r w:rsidR="004F2E6A" w:rsidRPr="00A1564C">
              <w:rPr>
                <w:b/>
                <w:sz w:val="21"/>
                <w:szCs w:val="21"/>
              </w:rPr>
              <w:t>%</w:t>
            </w:r>
          </w:p>
        </w:tc>
      </w:tr>
      <w:tr w:rsidR="00617306" w:rsidRPr="00A1564C" w:rsidTr="00C04C00">
        <w:tc>
          <w:tcPr>
            <w:tcW w:w="10120" w:type="dxa"/>
            <w:gridSpan w:val="1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17306" w:rsidRPr="00A1564C" w:rsidRDefault="00617306" w:rsidP="001877D0">
            <w:pPr>
              <w:spacing w:before="20" w:after="20"/>
              <w:rPr>
                <w:sz w:val="21"/>
                <w:szCs w:val="21"/>
              </w:rPr>
            </w:pPr>
            <w:r w:rsidRPr="00A1564C">
              <w:rPr>
                <w:b/>
                <w:bCs/>
                <w:i/>
                <w:iCs/>
                <w:sz w:val="21"/>
                <w:szCs w:val="21"/>
              </w:rPr>
              <w:t>Bibliografía básica: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(2010). Ley N° 004 Marcelo Quiroga Santa Cruz, de lucha contra la corrupción, enriquecimiento ilícito e investigación de fortunas.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(2010). Ley N° 031 Marco de Autonomías y Descentralización “Andrés Ibáñez”.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(2011). Ley N° 164 General de Telecomunicaciones, Tecnologías de Información y Comunicación.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(2013). Ley N° 341 de Participación y Control Social.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(2016). Ley N° 777 del Sistema de Planificación Integral del Estado.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Asamblea Legislativa Plurinacional de Bolivia. (2017). Ley N° 974 de Unidades de Transparencia y Lucha Contra la Corrupción. La Paz: Gaceta Oficial de Bolivia.</w:t>
            </w:r>
          </w:p>
          <w:p w:rsidR="001877D0" w:rsidRPr="00A1564C" w:rsidRDefault="001877D0" w:rsidP="001877D0">
            <w:pPr>
              <w:spacing w:before="10" w:after="10"/>
              <w:ind w:left="360" w:hanging="360"/>
              <w:jc w:val="both"/>
              <w:rPr>
                <w:sz w:val="21"/>
                <w:szCs w:val="21"/>
                <w:lang w:val="en-US"/>
              </w:rPr>
            </w:pPr>
            <w:r w:rsidRPr="00A1564C">
              <w:rPr>
                <w:sz w:val="21"/>
                <w:szCs w:val="21"/>
              </w:rPr>
              <w:t xml:space="preserve">Asamblea Legislativa Plurinacional de Bolivia. (2021). Ley N° 1390 de fortalecimiento para la lucha contra la corrupción. </w:t>
            </w:r>
            <w:r w:rsidRPr="00A1564C">
              <w:rPr>
                <w:sz w:val="21"/>
                <w:szCs w:val="21"/>
                <w:lang w:val="en-US"/>
              </w:rPr>
              <w:t>La Paz: Gaceta Oficial de Bolivia.</w:t>
            </w:r>
          </w:p>
          <w:p w:rsidR="001877D0" w:rsidRPr="00A1564C" w:rsidRDefault="001877D0" w:rsidP="001877D0">
            <w:pPr>
              <w:spacing w:before="10" w:after="10"/>
              <w:ind w:left="360" w:hanging="360"/>
              <w:jc w:val="both"/>
              <w:rPr>
                <w:sz w:val="21"/>
                <w:szCs w:val="21"/>
              </w:rPr>
            </w:pPr>
            <w:r w:rsidRPr="00A1564C">
              <w:rPr>
                <w:sz w:val="21"/>
                <w:szCs w:val="21"/>
                <w:lang w:val="en-US"/>
              </w:rPr>
              <w:t xml:space="preserve">Committee of Sponsoring Organizations of the Treadway Commission. </w:t>
            </w:r>
            <w:r w:rsidRPr="00A1564C">
              <w:rPr>
                <w:sz w:val="21"/>
                <w:szCs w:val="21"/>
              </w:rPr>
              <w:t>(2013). Control interno: marco integrado. Madrid: Instituto de Auditores Internos de España y PwC.</w:t>
            </w:r>
          </w:p>
          <w:p w:rsidR="001877D0" w:rsidRPr="00A1564C" w:rsidRDefault="001877D0" w:rsidP="001877D0">
            <w:pPr>
              <w:spacing w:before="10" w:after="10"/>
              <w:ind w:left="360" w:hanging="360"/>
              <w:jc w:val="both"/>
              <w:rPr>
                <w:sz w:val="21"/>
                <w:szCs w:val="21"/>
              </w:rPr>
            </w:pPr>
            <w:r w:rsidRPr="00A1564C">
              <w:rPr>
                <w:sz w:val="21"/>
                <w:szCs w:val="21"/>
              </w:rPr>
              <w:t>Congreso Nacional de Bolivia. (1990). Ley N° 1178 de Administración y Control Gubernamentales.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Congreso Nacional de Bolivia. (1999). Ley N° 1970 Código de Procedimiento Penal.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Congreso Nacional de Bolivia. (1999). Ley N° 2027 del Estatuto del Funcionario Público.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Congreso Nacional de Bolivia. (1999). Ley N° 2042 de Administración Presupuestaria.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Congreso Nacional de Bolivia. (2002). Ley N° 2341 de Procedimiento Administrativo.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Contraloría General del Estado. (2012). Resolución CGE/094/2012: Normas Generales de Auditoría Gubernamental, y sus actualizaciones. La Paz: Contraloría General del Estado. (Verificar la versión vigente en el portal).</w:t>
            </w:r>
          </w:p>
          <w:p w:rsidR="001877D0" w:rsidRPr="00A1564C" w:rsidRDefault="001877D0" w:rsidP="009A79E6">
            <w:pPr>
              <w:spacing w:before="10" w:after="10"/>
              <w:ind w:left="360" w:hanging="360"/>
              <w:jc w:val="both"/>
              <w:rPr>
                <w:sz w:val="21"/>
                <w:szCs w:val="21"/>
              </w:rPr>
            </w:pPr>
            <w:r w:rsidRPr="00A1564C">
              <w:rPr>
                <w:sz w:val="21"/>
                <w:szCs w:val="21"/>
              </w:rPr>
              <w:t>Contraloría General del Estado. (versión vigente). Normas de Auditoría Financiera, de Cumplimiento y Operacional. La Paz: Contraloría General del Estado.</w:t>
            </w:r>
          </w:p>
          <w:p w:rsidR="001877D0" w:rsidRPr="00A1564C" w:rsidRDefault="001877D0" w:rsidP="001877D0">
            <w:pPr>
              <w:spacing w:before="10" w:after="10"/>
              <w:ind w:left="360" w:hanging="360"/>
              <w:jc w:val="both"/>
              <w:rPr>
                <w:sz w:val="21"/>
                <w:szCs w:val="21"/>
              </w:rPr>
            </w:pPr>
            <w:r w:rsidRPr="00A1564C">
              <w:rPr>
                <w:sz w:val="21"/>
                <w:szCs w:val="21"/>
              </w:rPr>
              <w:t>Contraloría General del Estado. (versión vigente). Principios, Normas Generales y Básicas de Control Interno Gubernamental. La Paz: Contraloría General del Estado.</w:t>
            </w:r>
          </w:p>
          <w:p w:rsidR="001877D0" w:rsidRPr="00A1564C" w:rsidRDefault="001877D0" w:rsidP="001877D0">
            <w:pPr>
              <w:spacing w:before="10" w:after="10"/>
              <w:ind w:left="360" w:hanging="360"/>
              <w:jc w:val="both"/>
              <w:rPr>
                <w:sz w:val="21"/>
                <w:szCs w:val="21"/>
              </w:rPr>
            </w:pPr>
            <w:r w:rsidRPr="00A1564C">
              <w:rPr>
                <w:sz w:val="21"/>
                <w:szCs w:val="21"/>
              </w:rPr>
              <w:t>Contraloría General del Estado. (versión vigente). Guías, instructivos, normas y reglamentos para auditorías financieras, de confiabilidad de registros y estados financieros, operacionales, de proyectos y de cumplimiento. La Paz: Contraloría General del Estado.</w:t>
            </w:r>
          </w:p>
          <w:p w:rsidR="001877D0" w:rsidRPr="00A1564C" w:rsidRDefault="001877D0" w:rsidP="001877D0">
            <w:pPr>
              <w:spacing w:before="10" w:after="10"/>
              <w:ind w:left="360" w:hanging="360"/>
              <w:jc w:val="both"/>
              <w:rPr>
                <w:sz w:val="21"/>
                <w:szCs w:val="21"/>
              </w:rPr>
            </w:pPr>
            <w:r w:rsidRPr="00A1564C">
              <w:rPr>
                <w:sz w:val="21"/>
                <w:szCs w:val="21"/>
              </w:rPr>
              <w:t>Contraloría General del Estado. (versión vigente). Textos de capacitación. La Paz: Contraloría General del Estado.</w:t>
            </w:r>
          </w:p>
          <w:p w:rsidR="001877D0" w:rsidRPr="00A1564C" w:rsidRDefault="001877D0" w:rsidP="001877D0">
            <w:pPr>
              <w:spacing w:before="10" w:after="10"/>
              <w:ind w:left="360" w:hanging="360"/>
              <w:jc w:val="both"/>
              <w:rPr>
                <w:sz w:val="21"/>
                <w:szCs w:val="21"/>
              </w:rPr>
            </w:pPr>
            <w:r w:rsidRPr="00A1564C">
              <w:rPr>
                <w:sz w:val="21"/>
                <w:szCs w:val="21"/>
              </w:rPr>
              <w:t>Estado Plurinacional de Bolivia. (2009). Constitución Política del Estado. La Paz: Gaceta Oficial de Bolivia.</w:t>
            </w:r>
          </w:p>
          <w:p w:rsidR="001877D0" w:rsidRPr="00A1564C" w:rsidRDefault="001877D0" w:rsidP="001877D0">
            <w:pPr>
              <w:spacing w:before="10" w:after="10"/>
              <w:ind w:left="360" w:hanging="360"/>
              <w:jc w:val="both"/>
              <w:rPr>
                <w:sz w:val="21"/>
                <w:szCs w:val="21"/>
              </w:rPr>
            </w:pPr>
            <w:r w:rsidRPr="00A1564C">
              <w:rPr>
                <w:sz w:val="21"/>
                <w:szCs w:val="21"/>
              </w:rPr>
              <w:t>Estado Plurinacional de Bolivia. (versión vigente). Código Penal. La Paz: Gaceta Oficial de Bolivia.</w:t>
            </w:r>
          </w:p>
          <w:p w:rsidR="001877D0" w:rsidRPr="00A1564C" w:rsidRDefault="001877D0" w:rsidP="001877D0">
            <w:pPr>
              <w:spacing w:before="10" w:after="10"/>
              <w:ind w:left="360" w:hanging="360"/>
              <w:jc w:val="both"/>
              <w:rPr>
                <w:sz w:val="21"/>
                <w:szCs w:val="21"/>
              </w:rPr>
            </w:pPr>
            <w:r w:rsidRPr="00A1564C">
              <w:rPr>
                <w:sz w:val="21"/>
                <w:szCs w:val="21"/>
                <w:lang w:val="en-US"/>
              </w:rPr>
              <w:t xml:space="preserve">International Auditing and Assurance Standards Board. </w:t>
            </w:r>
            <w:r w:rsidRPr="00A1564C">
              <w:rPr>
                <w:sz w:val="21"/>
                <w:szCs w:val="21"/>
              </w:rPr>
              <w:t>(edición vigente). Manual de Pronunciamientos Internacionales de Control de Calidad, Auditoría, Revisión, Otros Aseguramientos y Servicios Relacionados. Nueva York: Federación Internacional de Contadores.</w:t>
            </w:r>
          </w:p>
          <w:p w:rsidR="001877D0" w:rsidRPr="00A1564C" w:rsidRDefault="001877D0" w:rsidP="001877D0">
            <w:pPr>
              <w:spacing w:before="10" w:after="10"/>
              <w:ind w:left="360" w:hanging="360"/>
              <w:jc w:val="both"/>
              <w:rPr>
                <w:sz w:val="21"/>
                <w:szCs w:val="21"/>
                <w:lang w:val="en-US"/>
              </w:rPr>
            </w:pPr>
            <w:r w:rsidRPr="00A1564C">
              <w:rPr>
                <w:sz w:val="21"/>
                <w:szCs w:val="21"/>
              </w:rPr>
              <w:lastRenderedPageBreak/>
              <w:t xml:space="preserve">International Organization of Supreme Audit Institutions. (versión vigente). ISSAI 100: Principios fundamentales de la auditoría del sector público y ISSAI 130: Código de ética. </w:t>
            </w:r>
            <w:r w:rsidRPr="00A1564C">
              <w:rPr>
                <w:sz w:val="21"/>
                <w:szCs w:val="21"/>
                <w:lang w:val="en-US"/>
              </w:rPr>
              <w:t>Viena: INTOSAI.</w:t>
            </w:r>
          </w:p>
          <w:p w:rsidR="001877D0" w:rsidRPr="00A1564C" w:rsidRDefault="001877D0" w:rsidP="001877D0">
            <w:pPr>
              <w:spacing w:before="10" w:after="10"/>
              <w:ind w:left="360" w:hanging="360"/>
              <w:jc w:val="both"/>
              <w:rPr>
                <w:sz w:val="21"/>
                <w:szCs w:val="21"/>
              </w:rPr>
            </w:pPr>
            <w:r w:rsidRPr="00A1564C">
              <w:rPr>
                <w:sz w:val="21"/>
                <w:szCs w:val="21"/>
                <w:lang w:val="en-US"/>
              </w:rPr>
              <w:t xml:space="preserve">International Organization of Supreme Audit Institutions. (versión vigente). </w:t>
            </w:r>
            <w:r w:rsidRPr="00A1564C">
              <w:rPr>
                <w:sz w:val="21"/>
                <w:szCs w:val="21"/>
              </w:rPr>
              <w:t>ISSAI 200: Principios fundamentales de la auditoría financiera; ISSAI 300: Principios fundamentales de la auditoría operativa; ISSAI 400: Principios fundamentales de la auditoría de cumplimiento. Viena: INTOSAI.</w:t>
            </w:r>
          </w:p>
          <w:p w:rsidR="001877D0" w:rsidRPr="00A1564C" w:rsidRDefault="001877D0" w:rsidP="001877D0">
            <w:pPr>
              <w:spacing w:before="10" w:after="10"/>
              <w:ind w:left="360" w:hanging="360"/>
              <w:jc w:val="both"/>
              <w:rPr>
                <w:sz w:val="21"/>
                <w:szCs w:val="21"/>
                <w:lang w:val="en-US"/>
              </w:rPr>
            </w:pPr>
            <w:r w:rsidRPr="00A1564C">
              <w:rPr>
                <w:sz w:val="21"/>
                <w:szCs w:val="21"/>
              </w:rPr>
              <w:t xml:space="preserve">International Organization of Supreme Audit Institutions. (2004). INTOSAI GOV 9100: Guía para las normas de control interno del sector público. </w:t>
            </w:r>
            <w:r w:rsidRPr="00A1564C">
              <w:rPr>
                <w:sz w:val="21"/>
                <w:szCs w:val="21"/>
                <w:lang w:val="en-US"/>
              </w:rPr>
              <w:t>Viena: INTOSAI.</w:t>
            </w:r>
          </w:p>
          <w:p w:rsidR="001877D0" w:rsidRPr="00A1564C" w:rsidRDefault="001877D0" w:rsidP="001877D0">
            <w:pPr>
              <w:spacing w:before="10" w:after="10"/>
              <w:ind w:left="360" w:hanging="360"/>
              <w:jc w:val="both"/>
              <w:rPr>
                <w:sz w:val="21"/>
                <w:szCs w:val="21"/>
              </w:rPr>
            </w:pPr>
            <w:r w:rsidRPr="00A1564C">
              <w:rPr>
                <w:sz w:val="21"/>
                <w:szCs w:val="21"/>
                <w:lang w:val="en-US"/>
              </w:rPr>
              <w:t xml:space="preserve">International Public Sector Accounting Standards Board. (edición vigente). </w:t>
            </w:r>
            <w:r w:rsidRPr="00A1564C">
              <w:rPr>
                <w:sz w:val="21"/>
                <w:szCs w:val="21"/>
              </w:rPr>
              <w:t>Manual de Pronunciamientos Internacionales de Contabilidad del Sector Público. Nueva York: Federación Internacional de Contadores.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Administración de Personal. La Paz: Ministerio de Economía y Finanzas Públicas.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Contabilidad Integrada. La Paz: Ministerio de Economía y Finanzas Públicas.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Crédito Público. La Paz: Ministerio de Economía y Finanzas Públicas.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Presupuesto. La Paz: Ministerio de Economía y Finanzas Públicas.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Tesorería. La Paz: Ministerio de Economía y Finanzas Públicas.</w:t>
            </w:r>
          </w:p>
          <w:p w:rsidR="001877D0" w:rsidRPr="00A1564C" w:rsidRDefault="001877D0" w:rsidP="001877D0">
            <w:pPr>
              <w:spacing w:before="10" w:after="10"/>
              <w:ind w:left="360" w:hanging="360"/>
              <w:jc w:val="both"/>
              <w:rPr>
                <w:sz w:val="21"/>
                <w:szCs w:val="21"/>
              </w:rPr>
            </w:pPr>
            <w:r w:rsidRPr="00A1564C">
              <w:rPr>
                <w:sz w:val="21"/>
                <w:szCs w:val="21"/>
              </w:rPr>
              <w:t>Ministerio de Economía y Finanzas Públicas. (versión vigente). Normas Básicas del Sistema de Organización Administrativa y Normas Básicas del Sistema de Programación de Operaciones. La Paz: Ministerio de Economía y Finanzas Públicas.</w:t>
            </w:r>
          </w:p>
          <w:p w:rsidR="001877D0" w:rsidRPr="00A1564C" w:rsidRDefault="001877D0" w:rsidP="00370E6E">
            <w:pPr>
              <w:spacing w:before="10" w:after="10"/>
              <w:ind w:left="360" w:hanging="360"/>
              <w:jc w:val="both"/>
              <w:rPr>
                <w:sz w:val="21"/>
                <w:szCs w:val="21"/>
              </w:rPr>
            </w:pPr>
            <w:r w:rsidRPr="00A1564C">
              <w:rPr>
                <w:sz w:val="21"/>
                <w:szCs w:val="21"/>
              </w:rPr>
              <w:t>Presidencia de la República de Bolivia. (1992). Decreto Supremo N° 23215: Reglamento para el ejercicio de las atribuciones de la Contraloría General de la República. La Paz: Gaceta Oficial de Bolivia.</w:t>
            </w:r>
          </w:p>
          <w:p w:rsidR="001877D0" w:rsidRPr="00A1564C" w:rsidRDefault="001877D0" w:rsidP="00370E6E">
            <w:pPr>
              <w:spacing w:before="10" w:after="10"/>
              <w:ind w:left="360" w:hanging="360"/>
              <w:jc w:val="both"/>
              <w:rPr>
                <w:sz w:val="21"/>
                <w:szCs w:val="21"/>
              </w:rPr>
            </w:pPr>
            <w:r w:rsidRPr="00A1564C">
              <w:rPr>
                <w:sz w:val="21"/>
                <w:szCs w:val="21"/>
              </w:rPr>
              <w:t>Presidencia de la República de Bolivia. (1992). Decreto Supremo N° 23318-A: Reglamento de la Responsabilidad por la Función Pública, modificado por el Decreto Supremo N° 26237 (2001). La Paz: Gaceta Oficial de Bolivia.</w:t>
            </w:r>
          </w:p>
          <w:p w:rsidR="001877D0" w:rsidRPr="00A1564C" w:rsidRDefault="001877D0" w:rsidP="00370E6E">
            <w:pPr>
              <w:spacing w:before="10" w:after="10"/>
              <w:ind w:left="360" w:hanging="360"/>
              <w:jc w:val="both"/>
              <w:rPr>
                <w:sz w:val="21"/>
                <w:szCs w:val="21"/>
              </w:rPr>
            </w:pPr>
            <w:r w:rsidRPr="00A1564C">
              <w:rPr>
                <w:sz w:val="21"/>
                <w:szCs w:val="21"/>
              </w:rPr>
              <w:t>Presidencia del Estado Plurinacional de Bolivia. (2009). Decreto Supremo N° 0181: Normas Básicas del Sistema de Administración de Bienes y Servicios, y sus modificaciones. La Paz: Gaceta Oficial de Bolivia.</w:t>
            </w:r>
          </w:p>
          <w:p w:rsidR="00617306" w:rsidRPr="00A1564C" w:rsidRDefault="001877D0" w:rsidP="001877D0">
            <w:pPr>
              <w:spacing w:before="10" w:after="10"/>
              <w:ind w:left="360" w:hanging="360"/>
              <w:rPr>
                <w:sz w:val="21"/>
                <w:szCs w:val="21"/>
              </w:rPr>
            </w:pPr>
            <w:r w:rsidRPr="00A1564C">
              <w:rPr>
                <w:sz w:val="21"/>
                <w:szCs w:val="21"/>
              </w:rPr>
              <w:t>El artículo 77 de la Ley del Sistema de Control Fiscal y la Ley de Procedimiento Administrativo, que figuraban sueltos en tu lista, quedan cubiertos por la Ley N° 1178 y la Ley N° 2341. Si quieres mantener el artículo 77 como entrada propia, dime la ley exacta y la agrego.</w:t>
            </w:r>
          </w:p>
        </w:tc>
      </w:tr>
      <w:tr w:rsidR="00617306" w:rsidRPr="00A1564C" w:rsidTr="00C04C00">
        <w:tc>
          <w:tcPr>
            <w:tcW w:w="10120" w:type="dxa"/>
            <w:gridSpan w:val="19"/>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617306" w:rsidRPr="00A1564C" w:rsidRDefault="00617306" w:rsidP="001877D0">
            <w:pPr>
              <w:spacing w:before="20" w:after="20"/>
              <w:rPr>
                <w:sz w:val="21"/>
                <w:szCs w:val="21"/>
              </w:rPr>
            </w:pPr>
            <w:r w:rsidRPr="00A1564C">
              <w:rPr>
                <w:b/>
                <w:bCs/>
                <w:i/>
                <w:iCs/>
                <w:sz w:val="21"/>
                <w:szCs w:val="21"/>
              </w:rPr>
              <w:lastRenderedPageBreak/>
              <w:t>Bibliografía complementaria:</w:t>
            </w:r>
          </w:p>
          <w:p w:rsidR="00370E6E" w:rsidRPr="00A1564C" w:rsidRDefault="00370E6E" w:rsidP="00370E6E">
            <w:pPr>
              <w:spacing w:before="10" w:after="10"/>
              <w:ind w:left="360" w:hanging="360"/>
              <w:rPr>
                <w:sz w:val="21"/>
                <w:szCs w:val="21"/>
              </w:rPr>
            </w:pPr>
            <w:proofErr w:type="spellStart"/>
            <w:r w:rsidRPr="00A1564C">
              <w:rPr>
                <w:sz w:val="21"/>
                <w:szCs w:val="21"/>
              </w:rPr>
              <w:t>Arens</w:t>
            </w:r>
            <w:proofErr w:type="spellEnd"/>
            <w:r w:rsidRPr="00A1564C">
              <w:rPr>
                <w:sz w:val="21"/>
                <w:szCs w:val="21"/>
              </w:rPr>
              <w:t>, A., Elder, R. y Beasley, M. (2007). Auditoría: un enfoque integral. 12.ª ed. México: Pearson Educación.</w:t>
            </w:r>
          </w:p>
          <w:p w:rsidR="00370E6E" w:rsidRPr="00A1564C" w:rsidRDefault="00370E6E" w:rsidP="00370E6E">
            <w:pPr>
              <w:spacing w:before="10" w:after="10"/>
              <w:ind w:left="360" w:hanging="360"/>
              <w:rPr>
                <w:sz w:val="21"/>
                <w:szCs w:val="21"/>
              </w:rPr>
            </w:pPr>
            <w:r w:rsidRPr="00A1564C">
              <w:rPr>
                <w:sz w:val="21"/>
                <w:szCs w:val="21"/>
              </w:rPr>
              <w:t>Blanco Luna, Y. (2012). Auditoría integral: normas y procedimientos. 2.ª ed. Bogotá: Ecoe Ediciones.</w:t>
            </w:r>
          </w:p>
          <w:p w:rsidR="00370E6E" w:rsidRPr="00A1564C" w:rsidRDefault="00370E6E" w:rsidP="00370E6E">
            <w:pPr>
              <w:spacing w:before="10" w:after="10"/>
              <w:ind w:left="360" w:hanging="360"/>
              <w:rPr>
                <w:sz w:val="21"/>
                <w:szCs w:val="21"/>
              </w:rPr>
            </w:pPr>
            <w:r w:rsidRPr="00A1564C">
              <w:rPr>
                <w:sz w:val="21"/>
                <w:szCs w:val="21"/>
              </w:rPr>
              <w:t xml:space="preserve">Contraloría General del Estado: https://www.contraloria.gob.bo y Sistema de Contrataciones Estatales: </w:t>
            </w:r>
            <w:hyperlink r:id="rId8" w:history="1">
              <w:r w:rsidRPr="00A1564C">
                <w:rPr>
                  <w:rStyle w:val="Hipervnculo"/>
                  <w:sz w:val="21"/>
                  <w:szCs w:val="21"/>
                </w:rPr>
                <w:t>https://www.sicoes.gob.bo</w:t>
              </w:r>
            </w:hyperlink>
          </w:p>
          <w:p w:rsidR="00370E6E" w:rsidRPr="00A1564C" w:rsidRDefault="00370E6E" w:rsidP="00370E6E">
            <w:pPr>
              <w:spacing w:before="10" w:after="10"/>
              <w:ind w:left="360" w:hanging="360"/>
              <w:rPr>
                <w:sz w:val="21"/>
                <w:szCs w:val="21"/>
              </w:rPr>
            </w:pPr>
            <w:r w:rsidRPr="00A1564C">
              <w:rPr>
                <w:sz w:val="21"/>
                <w:szCs w:val="21"/>
              </w:rPr>
              <w:t>Estupiñán Gaitán, R. (2015). Control interno y fraudes: análisis de informe COSO I, II y III con base en los ciclos transaccionales. 3.ª ed. Bogotá: Ecoe Ediciones.</w:t>
            </w:r>
          </w:p>
          <w:p w:rsidR="00370E6E" w:rsidRPr="00A1564C" w:rsidRDefault="00370E6E" w:rsidP="00370E6E">
            <w:pPr>
              <w:spacing w:before="10" w:after="10"/>
              <w:ind w:left="360" w:hanging="360"/>
              <w:rPr>
                <w:sz w:val="21"/>
                <w:szCs w:val="21"/>
              </w:rPr>
            </w:pPr>
            <w:r w:rsidRPr="00A1564C">
              <w:rPr>
                <w:sz w:val="21"/>
                <w:szCs w:val="21"/>
              </w:rPr>
              <w:t>Lafuente Aranibar, J. R. (2013). Auditoría Financiera I. Cochabamba, Bolivia: EDUQA.</w:t>
            </w:r>
          </w:p>
          <w:p w:rsidR="00370E6E" w:rsidRPr="00A1564C" w:rsidRDefault="00370E6E" w:rsidP="00370E6E">
            <w:pPr>
              <w:spacing w:before="10" w:after="10"/>
              <w:ind w:left="360" w:hanging="360"/>
              <w:rPr>
                <w:sz w:val="21"/>
                <w:szCs w:val="21"/>
              </w:rPr>
            </w:pPr>
            <w:r w:rsidRPr="00A1564C">
              <w:rPr>
                <w:sz w:val="21"/>
                <w:szCs w:val="21"/>
              </w:rPr>
              <w:t>Lafuente Aranibar, J. R. (2015). Auditoría Especial Gubernamental. Cochabamba, Bolivia: EDUQA.</w:t>
            </w:r>
          </w:p>
          <w:p w:rsidR="00370E6E" w:rsidRPr="00A1564C" w:rsidRDefault="00370E6E" w:rsidP="00370E6E">
            <w:pPr>
              <w:spacing w:before="10" w:after="10"/>
              <w:ind w:left="360" w:hanging="360"/>
              <w:rPr>
                <w:sz w:val="21"/>
                <w:szCs w:val="21"/>
              </w:rPr>
            </w:pPr>
            <w:r w:rsidRPr="00A1564C">
              <w:rPr>
                <w:sz w:val="21"/>
                <w:szCs w:val="21"/>
              </w:rPr>
              <w:t>Nina Machaca, C. R. (2014). Modelo de Auditoría a la Gestión de Políticas Públicas. La Paz, Bolivia: Impresiones Papelú.</w:t>
            </w:r>
          </w:p>
          <w:p w:rsidR="00370E6E" w:rsidRPr="00A1564C" w:rsidRDefault="00370E6E" w:rsidP="00370E6E">
            <w:pPr>
              <w:spacing w:before="10" w:after="10"/>
              <w:ind w:left="360" w:hanging="360"/>
              <w:rPr>
                <w:sz w:val="21"/>
                <w:szCs w:val="21"/>
              </w:rPr>
            </w:pPr>
            <w:r w:rsidRPr="00A1564C">
              <w:rPr>
                <w:sz w:val="21"/>
                <w:szCs w:val="21"/>
              </w:rPr>
              <w:t>Nina Machaca, C. R. (2024). Auditoría de Cumplimiento Gubernamental. La Paz, Bolivia: Impresiones Papelú.</w:t>
            </w:r>
          </w:p>
          <w:p w:rsidR="00370E6E" w:rsidRPr="00A1564C" w:rsidRDefault="00370E6E" w:rsidP="00370E6E">
            <w:pPr>
              <w:spacing w:before="10" w:after="10"/>
              <w:ind w:left="360" w:hanging="360"/>
              <w:rPr>
                <w:sz w:val="21"/>
                <w:szCs w:val="21"/>
              </w:rPr>
            </w:pPr>
            <w:r w:rsidRPr="00A1564C">
              <w:rPr>
                <w:sz w:val="21"/>
                <w:szCs w:val="21"/>
              </w:rPr>
              <w:t>Paiva, W. (1999). Control Interno. Cochabamba, Bolivia: Editorial Educación y Cultura.</w:t>
            </w:r>
          </w:p>
          <w:p w:rsidR="00370E6E" w:rsidRPr="00A1564C" w:rsidRDefault="00370E6E" w:rsidP="00370E6E">
            <w:pPr>
              <w:spacing w:before="10" w:after="10"/>
              <w:ind w:left="360" w:hanging="360"/>
              <w:rPr>
                <w:sz w:val="21"/>
                <w:szCs w:val="21"/>
              </w:rPr>
            </w:pPr>
            <w:r w:rsidRPr="00A1564C">
              <w:rPr>
                <w:sz w:val="21"/>
                <w:szCs w:val="21"/>
              </w:rPr>
              <w:t>Rocha Claros, J. (2013). Auditoría Financiera. Cochabamba, Bolivia: Editora Nacional.</w:t>
            </w:r>
          </w:p>
          <w:p w:rsidR="00370E6E" w:rsidRPr="00A1564C" w:rsidRDefault="00370E6E" w:rsidP="00370E6E">
            <w:pPr>
              <w:spacing w:before="10" w:after="10"/>
              <w:ind w:left="360" w:hanging="360"/>
              <w:rPr>
                <w:sz w:val="21"/>
                <w:szCs w:val="21"/>
              </w:rPr>
            </w:pPr>
            <w:r w:rsidRPr="00A1564C">
              <w:rPr>
                <w:sz w:val="21"/>
                <w:szCs w:val="21"/>
              </w:rPr>
              <w:t>Rocha Claros, J. (2015). Auditoría Especial o de Cumplimiento y Aplicación Práctica. Cochabamba, Bolivia: Editora Nacional.</w:t>
            </w:r>
          </w:p>
          <w:p w:rsidR="00370E6E" w:rsidRPr="00A1564C" w:rsidRDefault="00370E6E" w:rsidP="00370E6E">
            <w:pPr>
              <w:spacing w:before="10" w:after="10"/>
              <w:ind w:left="360" w:hanging="360"/>
              <w:rPr>
                <w:sz w:val="21"/>
                <w:szCs w:val="21"/>
              </w:rPr>
            </w:pPr>
            <w:r w:rsidRPr="00A1564C">
              <w:rPr>
                <w:sz w:val="21"/>
                <w:szCs w:val="21"/>
              </w:rPr>
              <w:t>Villca Lamas, D. (2020). Auditoría Gubernamental, auditoría especial: enfoque teórico práctico. Oruro, Bolivia: Latina Editores.</w:t>
            </w:r>
          </w:p>
          <w:p w:rsidR="00370E6E" w:rsidRPr="00A1564C" w:rsidRDefault="00370E6E" w:rsidP="00370E6E">
            <w:pPr>
              <w:spacing w:before="10" w:after="10"/>
              <w:ind w:left="360" w:hanging="360"/>
              <w:rPr>
                <w:sz w:val="21"/>
                <w:szCs w:val="21"/>
              </w:rPr>
            </w:pPr>
            <w:r w:rsidRPr="00A1564C">
              <w:rPr>
                <w:sz w:val="21"/>
                <w:szCs w:val="21"/>
              </w:rPr>
              <w:t>Zuazo, L. (2003). Papeles de Trabajo de Auditoría Externa, Interna y Gubernamental. 3.ª ed. La Paz, Bolivia: Editora Presencia.</w:t>
            </w:r>
          </w:p>
          <w:p w:rsidR="00617306" w:rsidRPr="00A1564C" w:rsidRDefault="00370E6E" w:rsidP="00370E6E">
            <w:pPr>
              <w:spacing w:before="10" w:after="10"/>
              <w:ind w:left="360" w:hanging="360"/>
              <w:rPr>
                <w:sz w:val="21"/>
                <w:szCs w:val="21"/>
              </w:rPr>
            </w:pPr>
            <w:r w:rsidRPr="00A1564C">
              <w:rPr>
                <w:sz w:val="21"/>
                <w:szCs w:val="21"/>
              </w:rPr>
              <w:t>Zuazo, L. (2020). Documentación de Auditoría Externa, Interna y Gubernamental. La Paz, Bolivia.</w:t>
            </w:r>
          </w:p>
        </w:tc>
      </w:tr>
    </w:tbl>
    <w:p w:rsidR="007A440B" w:rsidRPr="00A1564C" w:rsidRDefault="007A440B" w:rsidP="004F2E6A">
      <w:pPr>
        <w:jc w:val="center"/>
        <w:rPr>
          <w:sz w:val="21"/>
          <w:szCs w:val="21"/>
        </w:rPr>
      </w:pPr>
    </w:p>
    <w:sectPr w:rsidR="007A440B" w:rsidRPr="00A1564C">
      <w:footerReference w:type="default" r:id="rId9"/>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B4A" w:rsidRDefault="000F4B4A">
      <w:r>
        <w:separator/>
      </w:r>
    </w:p>
  </w:endnote>
  <w:endnote w:type="continuationSeparator" w:id="0">
    <w:p w:rsidR="000F4B4A" w:rsidRDefault="000F4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DC7" w:rsidRDefault="00611DC7">
    <w:pPr>
      <w:jc w:val="right"/>
    </w:pPr>
    <w:r>
      <w:rPr>
        <w:b/>
        <w:bCs/>
        <w:i/>
        <w:iCs/>
        <w:sz w:val="20"/>
        <w:szCs w:val="20"/>
      </w:rPr>
      <w:fldChar w:fldCharType="begin"/>
    </w:r>
    <w:r>
      <w:rPr>
        <w:b/>
        <w:bCs/>
        <w:i/>
        <w:iCs/>
        <w:sz w:val="20"/>
        <w:szCs w:val="20"/>
      </w:rPr>
      <w:instrText>PAGE</w:instrText>
    </w:r>
    <w:r>
      <w:rPr>
        <w:b/>
        <w:bCs/>
        <w:i/>
        <w:iCs/>
        <w:sz w:val="20"/>
        <w:szCs w:val="20"/>
      </w:rPr>
      <w:fldChar w:fldCharType="separate"/>
    </w:r>
    <w:r w:rsidR="00754137">
      <w:rPr>
        <w:b/>
        <w:bCs/>
        <w:i/>
        <w:iCs/>
        <w:noProof/>
        <w:sz w:val="20"/>
        <w:szCs w:val="20"/>
      </w:rPr>
      <w:t>9</w:t>
    </w:r>
    <w:r>
      <w:rPr>
        <w:b/>
        <w:bCs/>
        <w:i/>
        <w:i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B4A" w:rsidRDefault="000F4B4A">
      <w:r>
        <w:separator/>
      </w:r>
    </w:p>
  </w:footnote>
  <w:footnote w:type="continuationSeparator" w:id="0">
    <w:p w:rsidR="000F4B4A" w:rsidRDefault="000F4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7168D"/>
    <w:multiLevelType w:val="multilevel"/>
    <w:tmpl w:val="A2BCAB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upperLetter"/>
      <w:lvlText w:val="%1.%2.%3.%4.%5.%6"/>
      <w:lvlJc w:val="left"/>
      <w:pPr>
        <w:ind w:left="1080" w:hanging="1080"/>
      </w:pPr>
      <w:rPr>
        <w:rFonts w:hint="default"/>
      </w:rPr>
    </w:lvl>
    <w:lvl w:ilvl="6">
      <w:start w:val="1"/>
      <w:numFmt w:val="upperLetter"/>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53536F"/>
    <w:multiLevelType w:val="multilevel"/>
    <w:tmpl w:val="5B9CC4DC"/>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3B2A53"/>
    <w:multiLevelType w:val="multilevel"/>
    <w:tmpl w:val="113B2A5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EE748E"/>
    <w:multiLevelType w:val="multilevel"/>
    <w:tmpl w:val="12EE748E"/>
    <w:lvl w:ilvl="0">
      <w:start w:val="1"/>
      <w:numFmt w:val="decimal"/>
      <w:lvlText w:val="%1."/>
      <w:lvlJc w:val="left"/>
      <w:pPr>
        <w:ind w:left="720" w:hanging="360"/>
      </w:pPr>
      <w:rPr>
        <w:i w:val="0"/>
        <w:iCs w:val="0"/>
      </w:rPr>
    </w:lvl>
    <w:lvl w:ilvl="1">
      <w:start w:val="1"/>
      <w:numFmt w:val="decimal"/>
      <w:isLgl/>
      <w:lvlText w:val="%1.%2."/>
      <w:lvlJc w:val="left"/>
      <w:pPr>
        <w:ind w:left="720" w:hanging="360"/>
      </w:pPr>
      <w:rPr>
        <w:rFonts w:hint="default"/>
        <w:b w:val="0"/>
        <w:i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b w:val="0"/>
        <w:i w:val="0"/>
      </w:rPr>
    </w:lvl>
    <w:lvl w:ilvl="4">
      <w:start w:val="1"/>
      <w:numFmt w:val="decimal"/>
      <w:isLgl/>
      <w:lvlText w:val="%1.%2.%3.%4.%5."/>
      <w:lvlJc w:val="left"/>
      <w:pPr>
        <w:ind w:left="1440" w:hanging="1080"/>
      </w:pPr>
      <w:rPr>
        <w:rFonts w:hint="default"/>
        <w:b w:val="0"/>
        <w:i w:val="0"/>
      </w:rPr>
    </w:lvl>
    <w:lvl w:ilvl="5">
      <w:start w:val="1"/>
      <w:numFmt w:val="decimal"/>
      <w:isLgl/>
      <w:lvlText w:val="%1.%2.%3.%4.%5.%6."/>
      <w:lvlJc w:val="left"/>
      <w:pPr>
        <w:ind w:left="1440" w:hanging="1080"/>
      </w:pPr>
      <w:rPr>
        <w:rFonts w:hint="default"/>
        <w:b w:val="0"/>
        <w:i w:val="0"/>
      </w:rPr>
    </w:lvl>
    <w:lvl w:ilvl="6">
      <w:start w:val="1"/>
      <w:numFmt w:val="decimal"/>
      <w:isLgl/>
      <w:lvlText w:val="%1.%2.%3.%4.%5.%6.%7."/>
      <w:lvlJc w:val="left"/>
      <w:pPr>
        <w:ind w:left="1800" w:hanging="1440"/>
      </w:pPr>
      <w:rPr>
        <w:rFonts w:hint="default"/>
        <w:b w:val="0"/>
        <w:i w:val="0"/>
      </w:rPr>
    </w:lvl>
    <w:lvl w:ilvl="7">
      <w:start w:val="1"/>
      <w:numFmt w:val="decimal"/>
      <w:isLgl/>
      <w:lvlText w:val="%1.%2.%3.%4.%5.%6.%7.%8."/>
      <w:lvlJc w:val="left"/>
      <w:pPr>
        <w:ind w:left="1800" w:hanging="1440"/>
      </w:pPr>
      <w:rPr>
        <w:rFonts w:hint="default"/>
        <w:b w:val="0"/>
        <w:i w:val="0"/>
      </w:rPr>
    </w:lvl>
    <w:lvl w:ilvl="8">
      <w:start w:val="1"/>
      <w:numFmt w:val="decimal"/>
      <w:isLgl/>
      <w:lvlText w:val="%1.%2.%3.%4.%5.%6.%7.%8.%9."/>
      <w:lvlJc w:val="left"/>
      <w:pPr>
        <w:ind w:left="1800" w:hanging="1440"/>
      </w:pPr>
      <w:rPr>
        <w:rFonts w:hint="default"/>
        <w:b w:val="0"/>
        <w:i w:val="0"/>
      </w:rPr>
    </w:lvl>
  </w:abstractNum>
  <w:abstractNum w:abstractNumId="4" w15:restartNumberingAfterBreak="0">
    <w:nsid w:val="16C25175"/>
    <w:multiLevelType w:val="multilevel"/>
    <w:tmpl w:val="513C2B0A"/>
    <w:lvl w:ilvl="0">
      <w:start w:val="1"/>
      <w:numFmt w:val="decimal"/>
      <w:lvlText w:val="%1."/>
      <w:lvlJc w:val="left"/>
      <w:pPr>
        <w:ind w:left="720" w:hanging="360"/>
      </w:pPr>
      <w:rPr>
        <w:rFonts w:hint="default"/>
        <w:i w:val="0"/>
        <w:iCs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AF0FD9"/>
    <w:multiLevelType w:val="multilevel"/>
    <w:tmpl w:val="19AF0F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8D09D4"/>
    <w:multiLevelType w:val="multilevel"/>
    <w:tmpl w:val="208D09D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F406F0F"/>
    <w:multiLevelType w:val="multilevel"/>
    <w:tmpl w:val="2F406F0F"/>
    <w:lvl w:ilvl="0">
      <w:start w:val="1"/>
      <w:numFmt w:val="decimal"/>
      <w:lvlText w:val="%1."/>
      <w:lvlJc w:val="left"/>
      <w:pPr>
        <w:ind w:left="360" w:hanging="360"/>
      </w:pPr>
      <w:rPr>
        <w:rFonts w:hint="default"/>
        <w:b w:val="0"/>
        <w:i w:val="0"/>
        <w:sz w:val="20"/>
      </w:rPr>
    </w:lvl>
    <w:lvl w:ilvl="1">
      <w:start w:val="1"/>
      <w:numFmt w:val="decimal"/>
      <w:lvlText w:val="%1.%2."/>
      <w:lvlJc w:val="left"/>
      <w:pPr>
        <w:ind w:left="360" w:hanging="360"/>
      </w:pPr>
      <w:rPr>
        <w:rFonts w:hint="default"/>
        <w:b w:val="0"/>
        <w:i w:val="0"/>
        <w:sz w:val="20"/>
      </w:rPr>
    </w:lvl>
    <w:lvl w:ilvl="2">
      <w:start w:val="1"/>
      <w:numFmt w:val="decimal"/>
      <w:lvlText w:val="%1.%2.%3."/>
      <w:lvlJc w:val="left"/>
      <w:pPr>
        <w:ind w:left="720" w:hanging="720"/>
      </w:pPr>
      <w:rPr>
        <w:rFonts w:hint="default"/>
        <w:b w:val="0"/>
        <w:i w:val="0"/>
        <w:sz w:val="20"/>
      </w:rPr>
    </w:lvl>
    <w:lvl w:ilvl="3">
      <w:start w:val="1"/>
      <w:numFmt w:val="decimal"/>
      <w:lvlText w:val="%1.%2.%3.%4."/>
      <w:lvlJc w:val="left"/>
      <w:pPr>
        <w:ind w:left="720" w:hanging="720"/>
      </w:pPr>
      <w:rPr>
        <w:rFonts w:hint="default"/>
        <w:b w:val="0"/>
        <w:i w:val="0"/>
        <w:sz w:val="20"/>
      </w:rPr>
    </w:lvl>
    <w:lvl w:ilvl="4">
      <w:start w:val="1"/>
      <w:numFmt w:val="decimal"/>
      <w:lvlText w:val="%1.%2.%3.%4.%5."/>
      <w:lvlJc w:val="left"/>
      <w:pPr>
        <w:ind w:left="1080" w:hanging="1080"/>
      </w:pPr>
      <w:rPr>
        <w:rFonts w:hint="default"/>
        <w:b w:val="0"/>
        <w:i w:val="0"/>
        <w:sz w:val="20"/>
      </w:rPr>
    </w:lvl>
    <w:lvl w:ilvl="5">
      <w:start w:val="1"/>
      <w:numFmt w:val="decimal"/>
      <w:lvlText w:val="%1.%2.%3.%4.%5.%6."/>
      <w:lvlJc w:val="left"/>
      <w:pPr>
        <w:ind w:left="1080" w:hanging="1080"/>
      </w:pPr>
      <w:rPr>
        <w:rFonts w:hint="default"/>
        <w:b w:val="0"/>
        <w:i w:val="0"/>
        <w:sz w:val="20"/>
      </w:rPr>
    </w:lvl>
    <w:lvl w:ilvl="6">
      <w:start w:val="1"/>
      <w:numFmt w:val="decimal"/>
      <w:lvlText w:val="%1.%2.%3.%4.%5.%6.%7."/>
      <w:lvlJc w:val="left"/>
      <w:pPr>
        <w:ind w:left="1440" w:hanging="1440"/>
      </w:pPr>
      <w:rPr>
        <w:rFonts w:hint="default"/>
        <w:b w:val="0"/>
        <w:i w:val="0"/>
        <w:sz w:val="20"/>
      </w:rPr>
    </w:lvl>
    <w:lvl w:ilvl="7">
      <w:start w:val="1"/>
      <w:numFmt w:val="decimal"/>
      <w:lvlText w:val="%1.%2.%3.%4.%5.%6.%7.%8."/>
      <w:lvlJc w:val="left"/>
      <w:pPr>
        <w:ind w:left="1440" w:hanging="1440"/>
      </w:pPr>
      <w:rPr>
        <w:rFonts w:hint="default"/>
        <w:b w:val="0"/>
        <w:i w:val="0"/>
        <w:sz w:val="20"/>
      </w:rPr>
    </w:lvl>
    <w:lvl w:ilvl="8">
      <w:start w:val="1"/>
      <w:numFmt w:val="decimal"/>
      <w:lvlText w:val="%1.%2.%3.%4.%5.%6.%7.%8.%9."/>
      <w:lvlJc w:val="left"/>
      <w:pPr>
        <w:ind w:left="1440" w:hanging="1440"/>
      </w:pPr>
      <w:rPr>
        <w:rFonts w:hint="default"/>
        <w:b w:val="0"/>
        <w:i w:val="0"/>
        <w:sz w:val="20"/>
      </w:rPr>
    </w:lvl>
  </w:abstractNum>
  <w:abstractNum w:abstractNumId="8" w15:restartNumberingAfterBreak="0">
    <w:nsid w:val="379D4AC6"/>
    <w:multiLevelType w:val="multilevel"/>
    <w:tmpl w:val="513C2B0A"/>
    <w:lvl w:ilvl="0">
      <w:start w:val="1"/>
      <w:numFmt w:val="decimal"/>
      <w:lvlText w:val="%1."/>
      <w:lvlJc w:val="left"/>
      <w:pPr>
        <w:ind w:left="720" w:hanging="360"/>
      </w:pPr>
      <w:rPr>
        <w:rFonts w:hint="default"/>
        <w:i w:val="0"/>
        <w:iCs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B601D5D"/>
    <w:multiLevelType w:val="multilevel"/>
    <w:tmpl w:val="1B888EDC"/>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533B65"/>
    <w:multiLevelType w:val="multilevel"/>
    <w:tmpl w:val="7E7E2ECC"/>
    <w:lvl w:ilvl="0">
      <w:start w:val="1"/>
      <w:numFmt w:val="decimal"/>
      <w:lvlText w:val="%1"/>
      <w:lvlJc w:val="left"/>
      <w:pPr>
        <w:ind w:left="360" w:hanging="360"/>
      </w:pPr>
      <w:rPr>
        <w:rFonts w:hint="default"/>
        <w:sz w:val="22"/>
      </w:rPr>
    </w:lvl>
    <w:lvl w:ilvl="1">
      <w:start w:val="2"/>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upperLetter"/>
      <w:lvlText w:val="%1.%2.%3.%4"/>
      <w:lvlJc w:val="left"/>
      <w:pPr>
        <w:ind w:left="720" w:hanging="720"/>
      </w:pPr>
      <w:rPr>
        <w:rFonts w:hint="default"/>
        <w:sz w:val="22"/>
      </w:rPr>
    </w:lvl>
    <w:lvl w:ilvl="4">
      <w:start w:val="1"/>
      <w:numFmt w:val="upperLetter"/>
      <w:lvlText w:val="%1.%2.%3.%4.%5"/>
      <w:lvlJc w:val="left"/>
      <w:pPr>
        <w:ind w:left="1080" w:hanging="1080"/>
      </w:pPr>
      <w:rPr>
        <w:rFonts w:hint="default"/>
        <w:sz w:val="22"/>
      </w:rPr>
    </w:lvl>
    <w:lvl w:ilvl="5">
      <w:start w:val="1"/>
      <w:numFmt w:val="upperLetter"/>
      <w:lvlText w:val="%1.%2.%3.%4.%5.%6"/>
      <w:lvlJc w:val="left"/>
      <w:pPr>
        <w:ind w:left="1080" w:hanging="1080"/>
      </w:pPr>
      <w:rPr>
        <w:rFonts w:hint="default"/>
        <w:sz w:val="22"/>
      </w:rPr>
    </w:lvl>
    <w:lvl w:ilvl="6">
      <w:start w:val="1"/>
      <w:numFmt w:val="upperLetter"/>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1" w15:restartNumberingAfterBreak="0">
    <w:nsid w:val="49592A77"/>
    <w:multiLevelType w:val="hybridMultilevel"/>
    <w:tmpl w:val="31FAA9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A987F43"/>
    <w:multiLevelType w:val="multilevel"/>
    <w:tmpl w:val="4A987F43"/>
    <w:lvl w:ilvl="0">
      <w:start w:val="2"/>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3" w15:restartNumberingAfterBreak="0">
    <w:nsid w:val="4F583785"/>
    <w:multiLevelType w:val="hybridMultilevel"/>
    <w:tmpl w:val="68A87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C2B0A"/>
    <w:multiLevelType w:val="multilevel"/>
    <w:tmpl w:val="513C2B0A"/>
    <w:lvl w:ilvl="0">
      <w:start w:val="1"/>
      <w:numFmt w:val="decimal"/>
      <w:lvlText w:val="%1."/>
      <w:lvlJc w:val="left"/>
      <w:pPr>
        <w:ind w:left="778" w:hanging="360"/>
      </w:pPr>
      <w:rPr>
        <w:rFonts w:hint="default"/>
        <w:i w:val="0"/>
        <w:iCs w:val="0"/>
        <w:sz w:val="20"/>
      </w:rPr>
    </w:lvl>
    <w:lvl w:ilvl="1">
      <w:start w:val="1"/>
      <w:numFmt w:val="decimal"/>
      <w:isLgl/>
      <w:lvlText w:val="%1.%2."/>
      <w:lvlJc w:val="left"/>
      <w:pPr>
        <w:ind w:left="778" w:hanging="360"/>
      </w:pPr>
      <w:rPr>
        <w:rFonts w:hint="default"/>
      </w:rPr>
    </w:lvl>
    <w:lvl w:ilvl="2">
      <w:start w:val="1"/>
      <w:numFmt w:val="decimal"/>
      <w:isLgl/>
      <w:lvlText w:val="%1.%2.%3."/>
      <w:lvlJc w:val="left"/>
      <w:pPr>
        <w:ind w:left="1138" w:hanging="720"/>
      </w:pPr>
      <w:rPr>
        <w:rFonts w:hint="default"/>
      </w:rPr>
    </w:lvl>
    <w:lvl w:ilvl="3">
      <w:start w:val="1"/>
      <w:numFmt w:val="decimal"/>
      <w:isLgl/>
      <w:lvlText w:val="%1.%2.%3.%4."/>
      <w:lvlJc w:val="left"/>
      <w:pPr>
        <w:ind w:left="1138" w:hanging="720"/>
      </w:pPr>
      <w:rPr>
        <w:rFonts w:hint="default"/>
      </w:rPr>
    </w:lvl>
    <w:lvl w:ilvl="4">
      <w:start w:val="1"/>
      <w:numFmt w:val="decimal"/>
      <w:isLgl/>
      <w:lvlText w:val="%1.%2.%3.%4.%5."/>
      <w:lvlJc w:val="left"/>
      <w:pPr>
        <w:ind w:left="1498" w:hanging="1080"/>
      </w:pPr>
      <w:rPr>
        <w:rFonts w:hint="default"/>
      </w:rPr>
    </w:lvl>
    <w:lvl w:ilvl="5">
      <w:start w:val="1"/>
      <w:numFmt w:val="decimal"/>
      <w:isLgl/>
      <w:lvlText w:val="%1.%2.%3.%4.%5.%6."/>
      <w:lvlJc w:val="left"/>
      <w:pPr>
        <w:ind w:left="1498" w:hanging="1080"/>
      </w:pPr>
      <w:rPr>
        <w:rFonts w:hint="default"/>
      </w:rPr>
    </w:lvl>
    <w:lvl w:ilvl="6">
      <w:start w:val="1"/>
      <w:numFmt w:val="decimal"/>
      <w:isLgl/>
      <w:lvlText w:val="%1.%2.%3.%4.%5.%6.%7."/>
      <w:lvlJc w:val="left"/>
      <w:pPr>
        <w:ind w:left="1498" w:hanging="1080"/>
      </w:pPr>
      <w:rPr>
        <w:rFonts w:hint="default"/>
      </w:rPr>
    </w:lvl>
    <w:lvl w:ilvl="7">
      <w:start w:val="1"/>
      <w:numFmt w:val="decimal"/>
      <w:isLgl/>
      <w:lvlText w:val="%1.%2.%3.%4.%5.%6.%7.%8."/>
      <w:lvlJc w:val="left"/>
      <w:pPr>
        <w:ind w:left="1858" w:hanging="1440"/>
      </w:pPr>
      <w:rPr>
        <w:rFonts w:hint="default"/>
      </w:rPr>
    </w:lvl>
    <w:lvl w:ilvl="8">
      <w:start w:val="1"/>
      <w:numFmt w:val="decimal"/>
      <w:isLgl/>
      <w:lvlText w:val="%1.%2.%3.%4.%5.%6.%7.%8.%9."/>
      <w:lvlJc w:val="left"/>
      <w:pPr>
        <w:ind w:left="1858" w:hanging="1440"/>
      </w:pPr>
      <w:rPr>
        <w:rFonts w:hint="default"/>
      </w:rPr>
    </w:lvl>
  </w:abstractNum>
  <w:abstractNum w:abstractNumId="15" w15:restartNumberingAfterBreak="0">
    <w:nsid w:val="59817058"/>
    <w:multiLevelType w:val="multilevel"/>
    <w:tmpl w:val="0C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 w15:restartNumberingAfterBreak="0">
    <w:nsid w:val="5DFE2F30"/>
    <w:multiLevelType w:val="multilevel"/>
    <w:tmpl w:val="5DFE2F30"/>
    <w:lvl w:ilvl="0">
      <w:start w:val="1"/>
      <w:numFmt w:val="bullet"/>
      <w:lvlText w:val="•"/>
      <w:lvlJc w:val="left"/>
      <w:pPr>
        <w:ind w:left="26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0F5C05"/>
    <w:multiLevelType w:val="multilevel"/>
    <w:tmpl w:val="E8B85758"/>
    <w:lvl w:ilvl="0">
      <w:start w:val="2"/>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18" w15:restartNumberingAfterBreak="0">
    <w:nsid w:val="65AC34BC"/>
    <w:multiLevelType w:val="multilevel"/>
    <w:tmpl w:val="DEFE5824"/>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7F6238E"/>
    <w:multiLevelType w:val="multilevel"/>
    <w:tmpl w:val="67F623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E027F3A"/>
    <w:multiLevelType w:val="multilevel"/>
    <w:tmpl w:val="6E027F3A"/>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b w:val="0"/>
        <w:i w:val="0"/>
        <w:sz w:val="20"/>
      </w:rPr>
    </w:lvl>
    <w:lvl w:ilvl="2">
      <w:start w:val="1"/>
      <w:numFmt w:val="decimal"/>
      <w:isLgl/>
      <w:lvlText w:val="%1.%2.%3."/>
      <w:lvlJc w:val="left"/>
      <w:pPr>
        <w:ind w:left="1080" w:hanging="720"/>
      </w:pPr>
      <w:rPr>
        <w:rFonts w:hint="default"/>
        <w:b w:val="0"/>
        <w:i w:val="0"/>
        <w:sz w:val="20"/>
      </w:rPr>
    </w:lvl>
    <w:lvl w:ilvl="3">
      <w:start w:val="1"/>
      <w:numFmt w:val="decimal"/>
      <w:isLgl/>
      <w:lvlText w:val="%1.%2.%3.%4."/>
      <w:lvlJc w:val="left"/>
      <w:pPr>
        <w:ind w:left="1080" w:hanging="720"/>
      </w:pPr>
      <w:rPr>
        <w:rFonts w:hint="default"/>
        <w:b w:val="0"/>
        <w:i w:val="0"/>
        <w:sz w:val="20"/>
      </w:rPr>
    </w:lvl>
    <w:lvl w:ilvl="4">
      <w:start w:val="1"/>
      <w:numFmt w:val="decimal"/>
      <w:isLgl/>
      <w:lvlText w:val="%1.%2.%3.%4.%5."/>
      <w:lvlJc w:val="left"/>
      <w:pPr>
        <w:ind w:left="1440" w:hanging="1080"/>
      </w:pPr>
      <w:rPr>
        <w:rFonts w:hint="default"/>
        <w:b w:val="0"/>
        <w:i w:val="0"/>
        <w:sz w:val="20"/>
      </w:rPr>
    </w:lvl>
    <w:lvl w:ilvl="5">
      <w:start w:val="1"/>
      <w:numFmt w:val="decimal"/>
      <w:isLgl/>
      <w:lvlText w:val="%1.%2.%3.%4.%5.%6."/>
      <w:lvlJc w:val="left"/>
      <w:pPr>
        <w:ind w:left="1440" w:hanging="1080"/>
      </w:pPr>
      <w:rPr>
        <w:rFonts w:hint="default"/>
        <w:b w:val="0"/>
        <w:i w:val="0"/>
        <w:sz w:val="20"/>
      </w:rPr>
    </w:lvl>
    <w:lvl w:ilvl="6">
      <w:start w:val="1"/>
      <w:numFmt w:val="decimal"/>
      <w:isLgl/>
      <w:lvlText w:val="%1.%2.%3.%4.%5.%6.%7."/>
      <w:lvlJc w:val="left"/>
      <w:pPr>
        <w:ind w:left="1800" w:hanging="1440"/>
      </w:pPr>
      <w:rPr>
        <w:rFonts w:hint="default"/>
        <w:b w:val="0"/>
        <w:i w:val="0"/>
        <w:sz w:val="20"/>
      </w:rPr>
    </w:lvl>
    <w:lvl w:ilvl="7">
      <w:start w:val="1"/>
      <w:numFmt w:val="decimal"/>
      <w:isLgl/>
      <w:lvlText w:val="%1.%2.%3.%4.%5.%6.%7.%8."/>
      <w:lvlJc w:val="left"/>
      <w:pPr>
        <w:ind w:left="1800" w:hanging="1440"/>
      </w:pPr>
      <w:rPr>
        <w:rFonts w:hint="default"/>
        <w:b w:val="0"/>
        <w:i w:val="0"/>
        <w:sz w:val="20"/>
      </w:rPr>
    </w:lvl>
    <w:lvl w:ilvl="8">
      <w:start w:val="1"/>
      <w:numFmt w:val="decimal"/>
      <w:isLgl/>
      <w:lvlText w:val="%1.%2.%3.%4.%5.%6.%7.%8.%9."/>
      <w:lvlJc w:val="left"/>
      <w:pPr>
        <w:ind w:left="1800" w:hanging="1440"/>
      </w:pPr>
      <w:rPr>
        <w:rFonts w:hint="default"/>
        <w:b w:val="0"/>
        <w:i w:val="0"/>
        <w:sz w:val="20"/>
      </w:rPr>
    </w:lvl>
  </w:abstractNum>
  <w:abstractNum w:abstractNumId="21" w15:restartNumberingAfterBreak="0">
    <w:nsid w:val="719529D9"/>
    <w:multiLevelType w:val="multilevel"/>
    <w:tmpl w:val="6B38DDE8"/>
    <w:lvl w:ilvl="0">
      <w:start w:val="2"/>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22" w15:restartNumberingAfterBreak="0">
    <w:nsid w:val="76A73127"/>
    <w:multiLevelType w:val="hybridMultilevel"/>
    <w:tmpl w:val="C1661D1E"/>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7CA9357E"/>
    <w:multiLevelType w:val="multilevel"/>
    <w:tmpl w:val="D4B25912"/>
    <w:lvl w:ilvl="0">
      <w:start w:val="1"/>
      <w:numFmt w:val="bullet"/>
      <w:lvlText w:val="•"/>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abstractNumId w:val="3"/>
  </w:num>
  <w:num w:numId="2">
    <w:abstractNumId w:val="16"/>
    <w:lvlOverride w:ilvl="0">
      <w:startOverride w:val="1"/>
    </w:lvlOverride>
  </w:num>
  <w:num w:numId="3">
    <w:abstractNumId w:val="7"/>
  </w:num>
  <w:num w:numId="4">
    <w:abstractNumId w:val="18"/>
  </w:num>
  <w:num w:numId="5">
    <w:abstractNumId w:val="19"/>
  </w:num>
  <w:num w:numId="6">
    <w:abstractNumId w:val="15"/>
  </w:num>
  <w:num w:numId="7">
    <w:abstractNumId w:val="1"/>
  </w:num>
  <w:num w:numId="8">
    <w:abstractNumId w:val="2"/>
  </w:num>
  <w:num w:numId="9">
    <w:abstractNumId w:val="20"/>
  </w:num>
  <w:num w:numId="10">
    <w:abstractNumId w:val="12"/>
  </w:num>
  <w:num w:numId="11">
    <w:abstractNumId w:val="1"/>
    <w:lvlOverride w:ilvl="0">
      <w:startOverride w:val="1"/>
    </w:lvlOverride>
  </w:num>
  <w:num w:numId="12">
    <w:abstractNumId w:val="6"/>
  </w:num>
  <w:num w:numId="13">
    <w:abstractNumId w:val="1"/>
    <w:lvlOverride w:ilvl="0">
      <w:startOverride w:val="1"/>
    </w:lvlOverride>
  </w:num>
  <w:num w:numId="14">
    <w:abstractNumId w:val="14"/>
  </w:num>
  <w:num w:numId="15">
    <w:abstractNumId w:val="1"/>
    <w:lvlOverride w:ilvl="0">
      <w:startOverride w:val="1"/>
    </w:lvlOverride>
  </w:num>
  <w:num w:numId="16">
    <w:abstractNumId w:val="5"/>
  </w:num>
  <w:num w:numId="17">
    <w:abstractNumId w:val="1"/>
    <w:lvlOverride w:ilvl="0">
      <w:startOverride w:val="1"/>
    </w:lvlOverride>
  </w:num>
  <w:num w:numId="18">
    <w:abstractNumId w:val="9"/>
  </w:num>
  <w:num w:numId="19">
    <w:abstractNumId w:val="8"/>
  </w:num>
  <w:num w:numId="20">
    <w:abstractNumId w:val="4"/>
  </w:num>
  <w:num w:numId="21">
    <w:abstractNumId w:val="11"/>
  </w:num>
  <w:num w:numId="22">
    <w:abstractNumId w:val="13"/>
  </w:num>
  <w:num w:numId="23">
    <w:abstractNumId w:val="10"/>
  </w:num>
  <w:num w:numId="24">
    <w:abstractNumId w:val="0"/>
  </w:num>
  <w:num w:numId="25">
    <w:abstractNumId w:val="21"/>
  </w:num>
  <w:num w:numId="26">
    <w:abstractNumId w:val="17"/>
  </w:num>
  <w:num w:numId="27">
    <w:abstractNumId w:val="22"/>
  </w:num>
  <w:num w:numId="2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78A"/>
    <w:rsid w:val="00025FB3"/>
    <w:rsid w:val="00036511"/>
    <w:rsid w:val="00057DA2"/>
    <w:rsid w:val="00060639"/>
    <w:rsid w:val="000640DA"/>
    <w:rsid w:val="00064120"/>
    <w:rsid w:val="000869C0"/>
    <w:rsid w:val="00096F52"/>
    <w:rsid w:val="000A4E0F"/>
    <w:rsid w:val="000B5D10"/>
    <w:rsid w:val="000D198C"/>
    <w:rsid w:val="000F1C86"/>
    <w:rsid w:val="000F4B4A"/>
    <w:rsid w:val="000F56C2"/>
    <w:rsid w:val="00104BED"/>
    <w:rsid w:val="001059A0"/>
    <w:rsid w:val="00121518"/>
    <w:rsid w:val="001268BB"/>
    <w:rsid w:val="001436F4"/>
    <w:rsid w:val="0017224B"/>
    <w:rsid w:val="00175162"/>
    <w:rsid w:val="001877D0"/>
    <w:rsid w:val="001A3D0A"/>
    <w:rsid w:val="001B6813"/>
    <w:rsid w:val="001C322B"/>
    <w:rsid w:val="001C4160"/>
    <w:rsid w:val="001E48A2"/>
    <w:rsid w:val="001F52F1"/>
    <w:rsid w:val="002124AB"/>
    <w:rsid w:val="00221162"/>
    <w:rsid w:val="0022162B"/>
    <w:rsid w:val="00225112"/>
    <w:rsid w:val="002479B4"/>
    <w:rsid w:val="00280D9E"/>
    <w:rsid w:val="002928A3"/>
    <w:rsid w:val="002A6FC6"/>
    <w:rsid w:val="002A743E"/>
    <w:rsid w:val="002B05EE"/>
    <w:rsid w:val="002C1F01"/>
    <w:rsid w:val="002C394A"/>
    <w:rsid w:val="002D678A"/>
    <w:rsid w:val="002F401A"/>
    <w:rsid w:val="00311A68"/>
    <w:rsid w:val="00323176"/>
    <w:rsid w:val="00354C9D"/>
    <w:rsid w:val="00370E6E"/>
    <w:rsid w:val="00377BB5"/>
    <w:rsid w:val="00396FA2"/>
    <w:rsid w:val="003A3C03"/>
    <w:rsid w:val="003C1185"/>
    <w:rsid w:val="003C3BE9"/>
    <w:rsid w:val="003D0C70"/>
    <w:rsid w:val="003D1F94"/>
    <w:rsid w:val="003D23C6"/>
    <w:rsid w:val="003D6968"/>
    <w:rsid w:val="003E3AE9"/>
    <w:rsid w:val="003E5644"/>
    <w:rsid w:val="003F1C1A"/>
    <w:rsid w:val="003F48E0"/>
    <w:rsid w:val="00411DDD"/>
    <w:rsid w:val="00414205"/>
    <w:rsid w:val="00416D4A"/>
    <w:rsid w:val="00442D47"/>
    <w:rsid w:val="00451E40"/>
    <w:rsid w:val="0046430B"/>
    <w:rsid w:val="0049018D"/>
    <w:rsid w:val="004A397D"/>
    <w:rsid w:val="004E369B"/>
    <w:rsid w:val="004E3787"/>
    <w:rsid w:val="004F0406"/>
    <w:rsid w:val="004F2E6A"/>
    <w:rsid w:val="00512ACD"/>
    <w:rsid w:val="00541E5C"/>
    <w:rsid w:val="00546343"/>
    <w:rsid w:val="005535FA"/>
    <w:rsid w:val="00555051"/>
    <w:rsid w:val="00582ABF"/>
    <w:rsid w:val="005939F2"/>
    <w:rsid w:val="005A6745"/>
    <w:rsid w:val="005A7384"/>
    <w:rsid w:val="005B4DC6"/>
    <w:rsid w:val="005B61CA"/>
    <w:rsid w:val="00605ECE"/>
    <w:rsid w:val="00611DC7"/>
    <w:rsid w:val="00617306"/>
    <w:rsid w:val="00617D8C"/>
    <w:rsid w:val="006536C5"/>
    <w:rsid w:val="00655246"/>
    <w:rsid w:val="00657C46"/>
    <w:rsid w:val="00674A87"/>
    <w:rsid w:val="006C7739"/>
    <w:rsid w:val="006D4F60"/>
    <w:rsid w:val="00703F37"/>
    <w:rsid w:val="00711CB0"/>
    <w:rsid w:val="00737353"/>
    <w:rsid w:val="00754137"/>
    <w:rsid w:val="00760166"/>
    <w:rsid w:val="00766508"/>
    <w:rsid w:val="00771B97"/>
    <w:rsid w:val="007738C3"/>
    <w:rsid w:val="00785E8C"/>
    <w:rsid w:val="00787F41"/>
    <w:rsid w:val="00791283"/>
    <w:rsid w:val="007A17CD"/>
    <w:rsid w:val="007A440B"/>
    <w:rsid w:val="00825503"/>
    <w:rsid w:val="00832663"/>
    <w:rsid w:val="00851590"/>
    <w:rsid w:val="00860E9E"/>
    <w:rsid w:val="008619FD"/>
    <w:rsid w:val="00871C04"/>
    <w:rsid w:val="008B3AF5"/>
    <w:rsid w:val="008B5EC0"/>
    <w:rsid w:val="008B67EF"/>
    <w:rsid w:val="008C4601"/>
    <w:rsid w:val="008F261F"/>
    <w:rsid w:val="00907A58"/>
    <w:rsid w:val="00921266"/>
    <w:rsid w:val="00937A0A"/>
    <w:rsid w:val="00940CD0"/>
    <w:rsid w:val="00944159"/>
    <w:rsid w:val="00961775"/>
    <w:rsid w:val="00975872"/>
    <w:rsid w:val="0099708F"/>
    <w:rsid w:val="009A79E6"/>
    <w:rsid w:val="009E556F"/>
    <w:rsid w:val="009E6634"/>
    <w:rsid w:val="00A1564C"/>
    <w:rsid w:val="00A24B84"/>
    <w:rsid w:val="00A30401"/>
    <w:rsid w:val="00A40110"/>
    <w:rsid w:val="00A55452"/>
    <w:rsid w:val="00A614E3"/>
    <w:rsid w:val="00AA69A2"/>
    <w:rsid w:val="00AE5FC8"/>
    <w:rsid w:val="00AE62E2"/>
    <w:rsid w:val="00AE6819"/>
    <w:rsid w:val="00B20BA0"/>
    <w:rsid w:val="00B252C7"/>
    <w:rsid w:val="00B4547C"/>
    <w:rsid w:val="00B5168A"/>
    <w:rsid w:val="00B57BE8"/>
    <w:rsid w:val="00B90720"/>
    <w:rsid w:val="00B94475"/>
    <w:rsid w:val="00BA7A09"/>
    <w:rsid w:val="00BB4982"/>
    <w:rsid w:val="00BC04C9"/>
    <w:rsid w:val="00BC2C38"/>
    <w:rsid w:val="00BC320B"/>
    <w:rsid w:val="00BF43E0"/>
    <w:rsid w:val="00C04C00"/>
    <w:rsid w:val="00C15E32"/>
    <w:rsid w:val="00C43BA9"/>
    <w:rsid w:val="00C7113E"/>
    <w:rsid w:val="00C81BF5"/>
    <w:rsid w:val="00C81F01"/>
    <w:rsid w:val="00C92399"/>
    <w:rsid w:val="00CD081D"/>
    <w:rsid w:val="00D32B48"/>
    <w:rsid w:val="00D4772E"/>
    <w:rsid w:val="00D56A55"/>
    <w:rsid w:val="00D70668"/>
    <w:rsid w:val="00D76976"/>
    <w:rsid w:val="00DB7315"/>
    <w:rsid w:val="00DC64B3"/>
    <w:rsid w:val="00DD4F88"/>
    <w:rsid w:val="00DD5210"/>
    <w:rsid w:val="00DD70F0"/>
    <w:rsid w:val="00DE7478"/>
    <w:rsid w:val="00DF7CCA"/>
    <w:rsid w:val="00E50CB8"/>
    <w:rsid w:val="00E853FD"/>
    <w:rsid w:val="00E923CA"/>
    <w:rsid w:val="00EA2355"/>
    <w:rsid w:val="00EB7742"/>
    <w:rsid w:val="00EE1C93"/>
    <w:rsid w:val="00F02E4E"/>
    <w:rsid w:val="00F05D44"/>
    <w:rsid w:val="00F10449"/>
    <w:rsid w:val="00F20588"/>
    <w:rsid w:val="00F30BCC"/>
    <w:rsid w:val="00F43053"/>
    <w:rsid w:val="00F837EF"/>
    <w:rsid w:val="00F92819"/>
    <w:rsid w:val="00FA5E5F"/>
    <w:rsid w:val="00FB3AB2"/>
    <w:rsid w:val="00FC4F02"/>
    <w:rsid w:val="00FE1753"/>
    <w:rsid w:val="00FE2A6D"/>
    <w:rsid w:val="00FE77FD"/>
    <w:rsid w:val="00FF12F9"/>
    <w:rsid w:val="2F59203F"/>
    <w:rsid w:val="5FEC2F7E"/>
    <w:rsid w:val="6576322E"/>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37FCA"/>
  <w15:docId w15:val="{88E7F853-C674-44B6-8647-2037C60A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sz w:val="22"/>
      <w:szCs w:val="22"/>
    </w:rPr>
  </w:style>
  <w:style w:type="paragraph" w:styleId="Ttulo5">
    <w:name w:val="heading 5"/>
    <w:uiPriority w:val="9"/>
    <w:semiHidden/>
    <w:unhideWhenUsed/>
    <w:qFormat/>
    <w:pPr>
      <w:outlineLvl w:val="4"/>
    </w:pPr>
    <w:rPr>
      <w:color w:val="2E74B5"/>
      <w:sz w:val="22"/>
      <w:szCs w:val="22"/>
    </w:rPr>
  </w:style>
  <w:style w:type="paragraph" w:styleId="Ttulo6">
    <w:name w:val="heading 6"/>
    <w:uiPriority w:val="9"/>
    <w:semiHidden/>
    <w:unhideWhenUsed/>
    <w:qFormat/>
    <w:pPr>
      <w:outlineLvl w:val="5"/>
    </w:pPr>
    <w:rPr>
      <w:color w:val="1F4D7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qFormat/>
    <w:rPr>
      <w:vertAlign w:val="superscript"/>
    </w:rPr>
  </w:style>
  <w:style w:type="character" w:styleId="Refdenotaalpie">
    <w:name w:val="footnote reference"/>
    <w:uiPriority w:val="99"/>
    <w:semiHidden/>
    <w:unhideWhenUsed/>
    <w:qFormat/>
    <w:rPr>
      <w:vertAlign w:val="superscript"/>
    </w:rPr>
  </w:style>
  <w:style w:type="character" w:styleId="Hipervnculo">
    <w:name w:val="Hyperlink"/>
    <w:uiPriority w:val="99"/>
    <w:unhideWhenUsed/>
    <w:qFormat/>
    <w:rPr>
      <w:color w:val="0563C1"/>
      <w:u w:val="single"/>
    </w:rPr>
  </w:style>
  <w:style w:type="paragraph" w:styleId="Textonotapie">
    <w:name w:val="footnote text"/>
    <w:link w:val="TextonotapieCar"/>
    <w:uiPriority w:val="99"/>
    <w:semiHidden/>
    <w:unhideWhenUsed/>
    <w:qFormat/>
  </w:style>
  <w:style w:type="paragraph" w:styleId="Textonotaalfinal">
    <w:name w:val="endnote text"/>
    <w:link w:val="TextonotaalfinalCar"/>
    <w:uiPriority w:val="99"/>
    <w:semiHidden/>
    <w:unhideWhenUsed/>
    <w:qFormat/>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paragraph" w:styleId="Ttulo">
    <w:name w:val="Title"/>
    <w:uiPriority w:val="10"/>
    <w:qFormat/>
    <w:rPr>
      <w:sz w:val="56"/>
      <w:szCs w:val="56"/>
    </w:rPr>
  </w:style>
  <w:style w:type="paragraph" w:customStyle="1" w:styleId="Textoennegrita1">
    <w:name w:val="Texto en negrita1"/>
    <w:qFormat/>
    <w:rPr>
      <w:b/>
      <w:bCs/>
      <w:sz w:val="22"/>
      <w:szCs w:val="22"/>
    </w:rPr>
  </w:style>
  <w:style w:type="paragraph" w:styleId="Prrafodelista">
    <w:name w:val="List Paragraph"/>
    <w:qFormat/>
    <w:rPr>
      <w:sz w:val="22"/>
      <w:szCs w:val="22"/>
    </w:rPr>
  </w:style>
  <w:style w:type="character" w:customStyle="1" w:styleId="TextonotapieCar">
    <w:name w:val="Texto nota pie Car"/>
    <w:link w:val="Textonotapie"/>
    <w:uiPriority w:val="99"/>
    <w:semiHidden/>
    <w:unhideWhenUsed/>
    <w:qFormat/>
    <w:rPr>
      <w:sz w:val="20"/>
      <w:szCs w:val="20"/>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NormalWeb">
    <w:name w:val="Normal (Web)"/>
    <w:basedOn w:val="Normal"/>
    <w:uiPriority w:val="99"/>
    <w:unhideWhenUsed/>
    <w:rsid w:val="005939F2"/>
    <w:pPr>
      <w:spacing w:before="100" w:beforeAutospacing="1" w:after="100" w:afterAutospacing="1"/>
    </w:pPr>
    <w:rPr>
      <w:sz w:val="24"/>
      <w:szCs w:val="24"/>
      <w:lang w:val="en-US" w:eastAsia="en-US"/>
    </w:rPr>
  </w:style>
  <w:style w:type="character" w:customStyle="1" w:styleId="Mencinsinresolver1">
    <w:name w:val="Mención sin resolver1"/>
    <w:basedOn w:val="Fuentedeprrafopredeter"/>
    <w:uiPriority w:val="99"/>
    <w:semiHidden/>
    <w:unhideWhenUsed/>
    <w:rsid w:val="00370E6E"/>
    <w:rPr>
      <w:color w:val="605E5C"/>
      <w:shd w:val="clear" w:color="auto" w:fill="E1DFDD"/>
    </w:rPr>
  </w:style>
  <w:style w:type="character" w:styleId="Textoennegrita">
    <w:name w:val="Strong"/>
    <w:basedOn w:val="Fuentedeprrafopredeter"/>
    <w:uiPriority w:val="22"/>
    <w:qFormat/>
    <w:rsid w:val="00D47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2074">
      <w:bodyDiv w:val="1"/>
      <w:marLeft w:val="0"/>
      <w:marRight w:val="0"/>
      <w:marTop w:val="0"/>
      <w:marBottom w:val="0"/>
      <w:divBdr>
        <w:top w:val="none" w:sz="0" w:space="0" w:color="auto"/>
        <w:left w:val="none" w:sz="0" w:space="0" w:color="auto"/>
        <w:bottom w:val="none" w:sz="0" w:space="0" w:color="auto"/>
        <w:right w:val="none" w:sz="0" w:space="0" w:color="auto"/>
      </w:divBdr>
    </w:div>
    <w:div w:id="185100656">
      <w:bodyDiv w:val="1"/>
      <w:marLeft w:val="0"/>
      <w:marRight w:val="0"/>
      <w:marTop w:val="0"/>
      <w:marBottom w:val="0"/>
      <w:divBdr>
        <w:top w:val="none" w:sz="0" w:space="0" w:color="auto"/>
        <w:left w:val="none" w:sz="0" w:space="0" w:color="auto"/>
        <w:bottom w:val="none" w:sz="0" w:space="0" w:color="auto"/>
        <w:right w:val="none" w:sz="0" w:space="0" w:color="auto"/>
      </w:divBdr>
    </w:div>
    <w:div w:id="235671062">
      <w:bodyDiv w:val="1"/>
      <w:marLeft w:val="0"/>
      <w:marRight w:val="0"/>
      <w:marTop w:val="0"/>
      <w:marBottom w:val="0"/>
      <w:divBdr>
        <w:top w:val="none" w:sz="0" w:space="0" w:color="auto"/>
        <w:left w:val="none" w:sz="0" w:space="0" w:color="auto"/>
        <w:bottom w:val="none" w:sz="0" w:space="0" w:color="auto"/>
        <w:right w:val="none" w:sz="0" w:space="0" w:color="auto"/>
      </w:divBdr>
    </w:div>
    <w:div w:id="301161651">
      <w:bodyDiv w:val="1"/>
      <w:marLeft w:val="0"/>
      <w:marRight w:val="0"/>
      <w:marTop w:val="0"/>
      <w:marBottom w:val="0"/>
      <w:divBdr>
        <w:top w:val="none" w:sz="0" w:space="0" w:color="auto"/>
        <w:left w:val="none" w:sz="0" w:space="0" w:color="auto"/>
        <w:bottom w:val="none" w:sz="0" w:space="0" w:color="auto"/>
        <w:right w:val="none" w:sz="0" w:space="0" w:color="auto"/>
      </w:divBdr>
    </w:div>
    <w:div w:id="499083939">
      <w:bodyDiv w:val="1"/>
      <w:marLeft w:val="0"/>
      <w:marRight w:val="0"/>
      <w:marTop w:val="0"/>
      <w:marBottom w:val="0"/>
      <w:divBdr>
        <w:top w:val="none" w:sz="0" w:space="0" w:color="auto"/>
        <w:left w:val="none" w:sz="0" w:space="0" w:color="auto"/>
        <w:bottom w:val="none" w:sz="0" w:space="0" w:color="auto"/>
        <w:right w:val="none" w:sz="0" w:space="0" w:color="auto"/>
      </w:divBdr>
    </w:div>
    <w:div w:id="521363756">
      <w:bodyDiv w:val="1"/>
      <w:marLeft w:val="0"/>
      <w:marRight w:val="0"/>
      <w:marTop w:val="0"/>
      <w:marBottom w:val="0"/>
      <w:divBdr>
        <w:top w:val="none" w:sz="0" w:space="0" w:color="auto"/>
        <w:left w:val="none" w:sz="0" w:space="0" w:color="auto"/>
        <w:bottom w:val="none" w:sz="0" w:space="0" w:color="auto"/>
        <w:right w:val="none" w:sz="0" w:space="0" w:color="auto"/>
      </w:divBdr>
    </w:div>
    <w:div w:id="523397795">
      <w:bodyDiv w:val="1"/>
      <w:marLeft w:val="0"/>
      <w:marRight w:val="0"/>
      <w:marTop w:val="0"/>
      <w:marBottom w:val="0"/>
      <w:divBdr>
        <w:top w:val="none" w:sz="0" w:space="0" w:color="auto"/>
        <w:left w:val="none" w:sz="0" w:space="0" w:color="auto"/>
        <w:bottom w:val="none" w:sz="0" w:space="0" w:color="auto"/>
        <w:right w:val="none" w:sz="0" w:space="0" w:color="auto"/>
      </w:divBdr>
    </w:div>
    <w:div w:id="699014691">
      <w:bodyDiv w:val="1"/>
      <w:marLeft w:val="0"/>
      <w:marRight w:val="0"/>
      <w:marTop w:val="0"/>
      <w:marBottom w:val="0"/>
      <w:divBdr>
        <w:top w:val="none" w:sz="0" w:space="0" w:color="auto"/>
        <w:left w:val="none" w:sz="0" w:space="0" w:color="auto"/>
        <w:bottom w:val="none" w:sz="0" w:space="0" w:color="auto"/>
        <w:right w:val="none" w:sz="0" w:space="0" w:color="auto"/>
      </w:divBdr>
    </w:div>
    <w:div w:id="715664140">
      <w:bodyDiv w:val="1"/>
      <w:marLeft w:val="0"/>
      <w:marRight w:val="0"/>
      <w:marTop w:val="0"/>
      <w:marBottom w:val="0"/>
      <w:divBdr>
        <w:top w:val="none" w:sz="0" w:space="0" w:color="auto"/>
        <w:left w:val="none" w:sz="0" w:space="0" w:color="auto"/>
        <w:bottom w:val="none" w:sz="0" w:space="0" w:color="auto"/>
        <w:right w:val="none" w:sz="0" w:space="0" w:color="auto"/>
      </w:divBdr>
    </w:div>
    <w:div w:id="769160236">
      <w:bodyDiv w:val="1"/>
      <w:marLeft w:val="0"/>
      <w:marRight w:val="0"/>
      <w:marTop w:val="0"/>
      <w:marBottom w:val="0"/>
      <w:divBdr>
        <w:top w:val="none" w:sz="0" w:space="0" w:color="auto"/>
        <w:left w:val="none" w:sz="0" w:space="0" w:color="auto"/>
        <w:bottom w:val="none" w:sz="0" w:space="0" w:color="auto"/>
        <w:right w:val="none" w:sz="0" w:space="0" w:color="auto"/>
      </w:divBdr>
    </w:div>
    <w:div w:id="851334260">
      <w:bodyDiv w:val="1"/>
      <w:marLeft w:val="0"/>
      <w:marRight w:val="0"/>
      <w:marTop w:val="0"/>
      <w:marBottom w:val="0"/>
      <w:divBdr>
        <w:top w:val="none" w:sz="0" w:space="0" w:color="auto"/>
        <w:left w:val="none" w:sz="0" w:space="0" w:color="auto"/>
        <w:bottom w:val="none" w:sz="0" w:space="0" w:color="auto"/>
        <w:right w:val="none" w:sz="0" w:space="0" w:color="auto"/>
      </w:divBdr>
    </w:div>
    <w:div w:id="882516933">
      <w:bodyDiv w:val="1"/>
      <w:marLeft w:val="0"/>
      <w:marRight w:val="0"/>
      <w:marTop w:val="0"/>
      <w:marBottom w:val="0"/>
      <w:divBdr>
        <w:top w:val="none" w:sz="0" w:space="0" w:color="auto"/>
        <w:left w:val="none" w:sz="0" w:space="0" w:color="auto"/>
        <w:bottom w:val="none" w:sz="0" w:space="0" w:color="auto"/>
        <w:right w:val="none" w:sz="0" w:space="0" w:color="auto"/>
      </w:divBdr>
    </w:div>
    <w:div w:id="922103570">
      <w:bodyDiv w:val="1"/>
      <w:marLeft w:val="0"/>
      <w:marRight w:val="0"/>
      <w:marTop w:val="0"/>
      <w:marBottom w:val="0"/>
      <w:divBdr>
        <w:top w:val="none" w:sz="0" w:space="0" w:color="auto"/>
        <w:left w:val="none" w:sz="0" w:space="0" w:color="auto"/>
        <w:bottom w:val="none" w:sz="0" w:space="0" w:color="auto"/>
        <w:right w:val="none" w:sz="0" w:space="0" w:color="auto"/>
      </w:divBdr>
    </w:div>
    <w:div w:id="1024671310">
      <w:bodyDiv w:val="1"/>
      <w:marLeft w:val="0"/>
      <w:marRight w:val="0"/>
      <w:marTop w:val="0"/>
      <w:marBottom w:val="0"/>
      <w:divBdr>
        <w:top w:val="none" w:sz="0" w:space="0" w:color="auto"/>
        <w:left w:val="none" w:sz="0" w:space="0" w:color="auto"/>
        <w:bottom w:val="none" w:sz="0" w:space="0" w:color="auto"/>
        <w:right w:val="none" w:sz="0" w:space="0" w:color="auto"/>
      </w:divBdr>
    </w:div>
    <w:div w:id="1044478222">
      <w:bodyDiv w:val="1"/>
      <w:marLeft w:val="0"/>
      <w:marRight w:val="0"/>
      <w:marTop w:val="0"/>
      <w:marBottom w:val="0"/>
      <w:divBdr>
        <w:top w:val="none" w:sz="0" w:space="0" w:color="auto"/>
        <w:left w:val="none" w:sz="0" w:space="0" w:color="auto"/>
        <w:bottom w:val="none" w:sz="0" w:space="0" w:color="auto"/>
        <w:right w:val="none" w:sz="0" w:space="0" w:color="auto"/>
      </w:divBdr>
    </w:div>
    <w:div w:id="1171336070">
      <w:bodyDiv w:val="1"/>
      <w:marLeft w:val="0"/>
      <w:marRight w:val="0"/>
      <w:marTop w:val="0"/>
      <w:marBottom w:val="0"/>
      <w:divBdr>
        <w:top w:val="none" w:sz="0" w:space="0" w:color="auto"/>
        <w:left w:val="none" w:sz="0" w:space="0" w:color="auto"/>
        <w:bottom w:val="none" w:sz="0" w:space="0" w:color="auto"/>
        <w:right w:val="none" w:sz="0" w:space="0" w:color="auto"/>
      </w:divBdr>
    </w:div>
    <w:div w:id="1193345364">
      <w:bodyDiv w:val="1"/>
      <w:marLeft w:val="0"/>
      <w:marRight w:val="0"/>
      <w:marTop w:val="0"/>
      <w:marBottom w:val="0"/>
      <w:divBdr>
        <w:top w:val="none" w:sz="0" w:space="0" w:color="auto"/>
        <w:left w:val="none" w:sz="0" w:space="0" w:color="auto"/>
        <w:bottom w:val="none" w:sz="0" w:space="0" w:color="auto"/>
        <w:right w:val="none" w:sz="0" w:space="0" w:color="auto"/>
      </w:divBdr>
    </w:div>
    <w:div w:id="1374695455">
      <w:bodyDiv w:val="1"/>
      <w:marLeft w:val="0"/>
      <w:marRight w:val="0"/>
      <w:marTop w:val="0"/>
      <w:marBottom w:val="0"/>
      <w:divBdr>
        <w:top w:val="none" w:sz="0" w:space="0" w:color="auto"/>
        <w:left w:val="none" w:sz="0" w:space="0" w:color="auto"/>
        <w:bottom w:val="none" w:sz="0" w:space="0" w:color="auto"/>
        <w:right w:val="none" w:sz="0" w:space="0" w:color="auto"/>
      </w:divBdr>
    </w:div>
    <w:div w:id="1384526797">
      <w:bodyDiv w:val="1"/>
      <w:marLeft w:val="0"/>
      <w:marRight w:val="0"/>
      <w:marTop w:val="0"/>
      <w:marBottom w:val="0"/>
      <w:divBdr>
        <w:top w:val="none" w:sz="0" w:space="0" w:color="auto"/>
        <w:left w:val="none" w:sz="0" w:space="0" w:color="auto"/>
        <w:bottom w:val="none" w:sz="0" w:space="0" w:color="auto"/>
        <w:right w:val="none" w:sz="0" w:space="0" w:color="auto"/>
      </w:divBdr>
    </w:div>
    <w:div w:id="1527913577">
      <w:bodyDiv w:val="1"/>
      <w:marLeft w:val="0"/>
      <w:marRight w:val="0"/>
      <w:marTop w:val="0"/>
      <w:marBottom w:val="0"/>
      <w:divBdr>
        <w:top w:val="none" w:sz="0" w:space="0" w:color="auto"/>
        <w:left w:val="none" w:sz="0" w:space="0" w:color="auto"/>
        <w:bottom w:val="none" w:sz="0" w:space="0" w:color="auto"/>
        <w:right w:val="none" w:sz="0" w:space="0" w:color="auto"/>
      </w:divBdr>
    </w:div>
    <w:div w:id="1569608658">
      <w:bodyDiv w:val="1"/>
      <w:marLeft w:val="0"/>
      <w:marRight w:val="0"/>
      <w:marTop w:val="0"/>
      <w:marBottom w:val="0"/>
      <w:divBdr>
        <w:top w:val="none" w:sz="0" w:space="0" w:color="auto"/>
        <w:left w:val="none" w:sz="0" w:space="0" w:color="auto"/>
        <w:bottom w:val="none" w:sz="0" w:space="0" w:color="auto"/>
        <w:right w:val="none" w:sz="0" w:space="0" w:color="auto"/>
      </w:divBdr>
    </w:div>
    <w:div w:id="1572035818">
      <w:bodyDiv w:val="1"/>
      <w:marLeft w:val="0"/>
      <w:marRight w:val="0"/>
      <w:marTop w:val="0"/>
      <w:marBottom w:val="0"/>
      <w:divBdr>
        <w:top w:val="none" w:sz="0" w:space="0" w:color="auto"/>
        <w:left w:val="none" w:sz="0" w:space="0" w:color="auto"/>
        <w:bottom w:val="none" w:sz="0" w:space="0" w:color="auto"/>
        <w:right w:val="none" w:sz="0" w:space="0" w:color="auto"/>
      </w:divBdr>
    </w:div>
    <w:div w:id="1779332805">
      <w:bodyDiv w:val="1"/>
      <w:marLeft w:val="0"/>
      <w:marRight w:val="0"/>
      <w:marTop w:val="0"/>
      <w:marBottom w:val="0"/>
      <w:divBdr>
        <w:top w:val="none" w:sz="0" w:space="0" w:color="auto"/>
        <w:left w:val="none" w:sz="0" w:space="0" w:color="auto"/>
        <w:bottom w:val="none" w:sz="0" w:space="0" w:color="auto"/>
        <w:right w:val="none" w:sz="0" w:space="0" w:color="auto"/>
      </w:divBdr>
    </w:div>
    <w:div w:id="1855143598">
      <w:bodyDiv w:val="1"/>
      <w:marLeft w:val="0"/>
      <w:marRight w:val="0"/>
      <w:marTop w:val="0"/>
      <w:marBottom w:val="0"/>
      <w:divBdr>
        <w:top w:val="none" w:sz="0" w:space="0" w:color="auto"/>
        <w:left w:val="none" w:sz="0" w:space="0" w:color="auto"/>
        <w:bottom w:val="none" w:sz="0" w:space="0" w:color="auto"/>
        <w:right w:val="none" w:sz="0" w:space="0" w:color="auto"/>
      </w:divBdr>
    </w:div>
    <w:div w:id="1990595320">
      <w:bodyDiv w:val="1"/>
      <w:marLeft w:val="0"/>
      <w:marRight w:val="0"/>
      <w:marTop w:val="0"/>
      <w:marBottom w:val="0"/>
      <w:divBdr>
        <w:top w:val="none" w:sz="0" w:space="0" w:color="auto"/>
        <w:left w:val="none" w:sz="0" w:space="0" w:color="auto"/>
        <w:bottom w:val="none" w:sz="0" w:space="0" w:color="auto"/>
        <w:right w:val="none" w:sz="0" w:space="0" w:color="auto"/>
      </w:divBdr>
    </w:div>
    <w:div w:id="2002466473">
      <w:bodyDiv w:val="1"/>
      <w:marLeft w:val="0"/>
      <w:marRight w:val="0"/>
      <w:marTop w:val="0"/>
      <w:marBottom w:val="0"/>
      <w:divBdr>
        <w:top w:val="none" w:sz="0" w:space="0" w:color="auto"/>
        <w:left w:val="none" w:sz="0" w:space="0" w:color="auto"/>
        <w:bottom w:val="none" w:sz="0" w:space="0" w:color="auto"/>
        <w:right w:val="none" w:sz="0" w:space="0" w:color="auto"/>
      </w:divBdr>
    </w:div>
    <w:div w:id="2075465640">
      <w:bodyDiv w:val="1"/>
      <w:marLeft w:val="0"/>
      <w:marRight w:val="0"/>
      <w:marTop w:val="0"/>
      <w:marBottom w:val="0"/>
      <w:divBdr>
        <w:top w:val="none" w:sz="0" w:space="0" w:color="auto"/>
        <w:left w:val="none" w:sz="0" w:space="0" w:color="auto"/>
        <w:bottom w:val="none" w:sz="0" w:space="0" w:color="auto"/>
        <w:right w:val="none" w:sz="0" w:space="0" w:color="auto"/>
      </w:divBdr>
    </w:div>
    <w:div w:id="2125424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icoes.gob.b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5B31A-1700-45A4-9097-C0F6D99A3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10117</Words>
  <Characters>57669</Characters>
  <Application>Microsoft Office Word</Application>
  <DocSecurity>0</DocSecurity>
  <Lines>480</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Melisa Canaviri Mamani</dc:creator>
  <cp:lastModifiedBy>Computech Bolivia</cp:lastModifiedBy>
  <cp:revision>6</cp:revision>
  <dcterms:created xsi:type="dcterms:W3CDTF">2026-10-12T18:58:00Z</dcterms:created>
  <dcterms:modified xsi:type="dcterms:W3CDTF">2026-10-12T19:33:00Z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eyJoZGlkIjoiZDliYzEyZWFmNjAzMjYwODIwZDQ2Nzk3ZGNhY2VmMTAifQ==</vt:lpwstr>
  </property>
  <property fmtid="{D5CDD505-2E9C-101B-9397-08002B2CF9AE}" pid="3" name="KSOProductBuildVer">
    <vt:lpwstr>3082-12.1.0.28485</vt:lpwstr>
  </property>
  <property fmtid="{D5CDD505-2E9C-101B-9397-08002B2CF9AE}" pid="4" name="ICV">
    <vt:lpwstr>B1B40ACB4A43431087B54826CDB63109_13</vt:lpwstr>
  </property>
</Properties>
</file>
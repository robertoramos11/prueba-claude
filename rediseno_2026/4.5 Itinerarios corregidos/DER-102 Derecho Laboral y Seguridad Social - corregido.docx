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2BEB8" w14:textId="77777777" w:rsidR="004F6DC1" w:rsidRDefault="002451E5">
      <w:pPr>
        <w:spacing w:after="60"/>
      </w:pPr>
      <w:r>
        <w:rPr>
          <w:i/>
          <w:iCs/>
        </w:rPr>
        <w:t>Nivel: Licenciatura en Contaduría Pública</w:t>
      </w:r>
    </w:p>
    <w:p w14:paraId="64EB5E73" w14:textId="77777777" w:rsidR="004F6DC1" w:rsidRDefault="002451E5">
      <w:pPr>
        <w:spacing w:after="60"/>
        <w:jc w:val="center"/>
      </w:pPr>
      <w:r>
        <w:rPr>
          <w:b/>
          <w:bCs/>
        </w:rPr>
        <w:t>PRIMER AÑO</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45"/>
        <w:gridCol w:w="415"/>
        <w:gridCol w:w="415"/>
        <w:gridCol w:w="415"/>
        <w:gridCol w:w="830"/>
        <w:gridCol w:w="415"/>
        <w:gridCol w:w="415"/>
        <w:gridCol w:w="830"/>
        <w:gridCol w:w="830"/>
        <w:gridCol w:w="415"/>
        <w:gridCol w:w="415"/>
        <w:gridCol w:w="415"/>
        <w:gridCol w:w="415"/>
        <w:gridCol w:w="415"/>
        <w:gridCol w:w="415"/>
        <w:gridCol w:w="1660"/>
      </w:tblGrid>
      <w:tr w:rsidR="004F6DC1" w14:paraId="39A51448" w14:textId="77777777" w:rsidTr="00C23A1B">
        <w:tc>
          <w:tcPr>
            <w:tcW w:w="2490" w:type="dxa"/>
            <w:gridSpan w:val="4"/>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493582A" w14:textId="77777777" w:rsidR="004F6DC1" w:rsidRDefault="002451E5">
            <w:pPr>
              <w:spacing w:before="20" w:after="20"/>
              <w:jc w:val="center"/>
            </w:pPr>
            <w:r>
              <w:rPr>
                <w:b/>
                <w:bCs/>
                <w:i/>
                <w:iCs/>
                <w:sz w:val="21"/>
                <w:szCs w:val="21"/>
              </w:rPr>
              <w:t>Asignatura</w:t>
            </w:r>
          </w:p>
        </w:tc>
        <w:tc>
          <w:tcPr>
            <w:tcW w:w="2490" w:type="dxa"/>
            <w:gridSpan w:val="4"/>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3AA1CCD" w14:textId="77777777" w:rsidR="004F6DC1" w:rsidRDefault="002451E5">
            <w:pPr>
              <w:spacing w:before="20" w:after="20"/>
              <w:jc w:val="center"/>
            </w:pPr>
            <w:r>
              <w:rPr>
                <w:b/>
                <w:bCs/>
                <w:i/>
                <w:iCs/>
                <w:sz w:val="21"/>
                <w:szCs w:val="21"/>
              </w:rPr>
              <w:t>Sigla</w:t>
            </w:r>
          </w:p>
        </w:tc>
        <w:tc>
          <w:tcPr>
            <w:tcW w:w="2490" w:type="dxa"/>
            <w:gridSpan w:val="5"/>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01F9A47" w14:textId="77777777" w:rsidR="004F6DC1" w:rsidRDefault="002451E5">
            <w:pPr>
              <w:spacing w:before="20" w:after="20"/>
              <w:jc w:val="center"/>
            </w:pPr>
            <w:r>
              <w:rPr>
                <w:b/>
                <w:bCs/>
                <w:i/>
                <w:iCs/>
                <w:sz w:val="21"/>
                <w:szCs w:val="21"/>
              </w:rPr>
              <w:t>Nivel/Área</w:t>
            </w:r>
          </w:p>
        </w:tc>
        <w:tc>
          <w:tcPr>
            <w:tcW w:w="2490" w:type="dxa"/>
            <w:gridSpan w:val="3"/>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76E32F0" w14:textId="77777777" w:rsidR="004F6DC1" w:rsidRDefault="002451E5">
            <w:pPr>
              <w:spacing w:before="20" w:after="20"/>
              <w:jc w:val="center"/>
            </w:pPr>
            <w:r>
              <w:rPr>
                <w:b/>
                <w:bCs/>
                <w:i/>
                <w:iCs/>
                <w:sz w:val="21"/>
                <w:szCs w:val="21"/>
              </w:rPr>
              <w:t>Prerrequisito</w:t>
            </w:r>
          </w:p>
        </w:tc>
      </w:tr>
      <w:tr w:rsidR="004F6DC1" w14:paraId="1075F8AD"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07D006" w14:textId="77777777" w:rsidR="004F6DC1" w:rsidRDefault="002451E5">
            <w:pPr>
              <w:spacing w:before="20" w:after="20"/>
              <w:jc w:val="center"/>
            </w:pPr>
            <w:r>
              <w:rPr>
                <w:b/>
                <w:bCs/>
                <w:i/>
                <w:iCs/>
                <w:sz w:val="21"/>
                <w:szCs w:val="21"/>
              </w:rPr>
              <w:t>Derecho Laboral y Seguridad Social</w:t>
            </w:r>
          </w:p>
        </w:tc>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41CB0" w14:textId="77777777" w:rsidR="004F6DC1" w:rsidRDefault="002451E5">
            <w:pPr>
              <w:spacing w:before="20" w:after="20"/>
              <w:jc w:val="center"/>
            </w:pPr>
            <w:r>
              <w:rPr>
                <w:b/>
                <w:bCs/>
                <w:i/>
                <w:iCs/>
                <w:sz w:val="21"/>
                <w:szCs w:val="21"/>
              </w:rPr>
              <w:t>DER-102</w:t>
            </w:r>
          </w:p>
        </w:tc>
        <w:tc>
          <w:tcPr>
            <w:tcW w:w="249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8D9A14" w14:textId="77777777" w:rsidR="004F6DC1" w:rsidRDefault="002451E5">
            <w:pPr>
              <w:spacing w:before="20" w:after="20"/>
              <w:jc w:val="center"/>
            </w:pPr>
            <w:r>
              <w:rPr>
                <w:b/>
                <w:bCs/>
                <w:i/>
                <w:iCs/>
                <w:sz w:val="21"/>
                <w:szCs w:val="21"/>
              </w:rPr>
              <w:t>Derecho</w:t>
            </w:r>
          </w:p>
        </w:tc>
        <w:tc>
          <w:tcPr>
            <w:tcW w:w="2490"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CBAC5" w14:textId="77777777" w:rsidR="004F6DC1" w:rsidRDefault="002451E5">
            <w:pPr>
              <w:spacing w:before="20" w:after="20"/>
              <w:jc w:val="center"/>
            </w:pPr>
            <w:r>
              <w:rPr>
                <w:b/>
                <w:bCs/>
                <w:i/>
                <w:iCs/>
                <w:sz w:val="21"/>
                <w:szCs w:val="21"/>
              </w:rPr>
              <w:t>AE, CPF o PSA</w:t>
            </w:r>
          </w:p>
        </w:tc>
      </w:tr>
      <w:tr w:rsidR="004F6DC1" w14:paraId="65B6964C" w14:textId="77777777" w:rsidTr="00C23A1B">
        <w:tc>
          <w:tcPr>
            <w:tcW w:w="747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1C7E9" w14:textId="77777777" w:rsidR="004F6DC1" w:rsidRPr="00375759" w:rsidRDefault="002451E5">
            <w:pPr>
              <w:spacing w:before="20" w:after="20"/>
              <w:jc w:val="center"/>
            </w:pPr>
            <w:r w:rsidRPr="00375759">
              <w:rPr>
                <w:b/>
                <w:bCs/>
                <w:i/>
                <w:iCs/>
                <w:sz w:val="21"/>
                <w:szCs w:val="21"/>
              </w:rPr>
              <w:t>Carga Horaria</w:t>
            </w:r>
          </w:p>
        </w:tc>
        <w:tc>
          <w:tcPr>
            <w:tcW w:w="2490"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EFEED" w14:textId="77777777" w:rsidR="004F6DC1" w:rsidRPr="00375759" w:rsidRDefault="002451E5">
            <w:pPr>
              <w:spacing w:before="20" w:after="20"/>
              <w:jc w:val="center"/>
            </w:pPr>
            <w:r w:rsidRPr="00375759">
              <w:rPr>
                <w:b/>
                <w:bCs/>
                <w:i/>
                <w:iCs/>
                <w:sz w:val="21"/>
                <w:szCs w:val="21"/>
              </w:rPr>
              <w:t>Créditos</w:t>
            </w:r>
          </w:p>
        </w:tc>
      </w:tr>
      <w:tr w:rsidR="004F6DC1" w14:paraId="3C9EFF28" w14:textId="77777777" w:rsidTr="00C23A1B">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B0D766" w14:textId="77777777" w:rsidR="004F6DC1" w:rsidRPr="00375759" w:rsidRDefault="002451E5">
            <w:pPr>
              <w:spacing w:before="20" w:after="20"/>
              <w:jc w:val="center"/>
            </w:pPr>
            <w:r w:rsidRPr="00375759">
              <w:rPr>
                <w:b/>
                <w:bCs/>
                <w:i/>
                <w:iCs/>
                <w:sz w:val="21"/>
                <w:szCs w:val="21"/>
              </w:rPr>
              <w:t>HP</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442C36" w14:textId="77777777" w:rsidR="004F6DC1" w:rsidRPr="00375759" w:rsidRDefault="002451E5">
            <w:pPr>
              <w:spacing w:before="20" w:after="20"/>
              <w:jc w:val="center"/>
            </w:pPr>
            <w:r w:rsidRPr="00375759">
              <w:rPr>
                <w:b/>
                <w:bCs/>
                <w:i/>
                <w:iCs/>
                <w:sz w:val="21"/>
                <w:szCs w:val="21"/>
              </w:rPr>
              <w:t>HAA</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60EA63" w14:textId="77777777" w:rsidR="004F6DC1" w:rsidRPr="00375759" w:rsidRDefault="002451E5">
            <w:pPr>
              <w:spacing w:before="20" w:after="20"/>
              <w:jc w:val="center"/>
            </w:pPr>
            <w:r w:rsidRPr="00375759">
              <w:rPr>
                <w:b/>
                <w:bCs/>
                <w:i/>
                <w:iCs/>
                <w:sz w:val="21"/>
                <w:szCs w:val="21"/>
              </w:rPr>
              <w:t>HTG</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0C987A" w14:textId="77777777" w:rsidR="004F6DC1" w:rsidRPr="00375759" w:rsidRDefault="002451E5">
            <w:pPr>
              <w:spacing w:before="20" w:after="20"/>
              <w:jc w:val="center"/>
            </w:pPr>
            <w:r w:rsidRPr="00375759">
              <w:rPr>
                <w:b/>
                <w:bCs/>
                <w:i/>
                <w:iCs/>
                <w:sz w:val="21"/>
                <w:szCs w:val="21"/>
              </w:rPr>
              <w:t>HIP</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426939" w14:textId="77777777" w:rsidR="004F6DC1" w:rsidRPr="00375759" w:rsidRDefault="002451E5">
            <w:pPr>
              <w:spacing w:before="20" w:after="20"/>
              <w:jc w:val="center"/>
            </w:pPr>
            <w:r w:rsidRPr="00375759">
              <w:rPr>
                <w:b/>
                <w:bCs/>
                <w:i/>
                <w:iCs/>
                <w:sz w:val="21"/>
                <w:szCs w:val="21"/>
              </w:rPr>
              <w:t>HE</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B6E92" w14:textId="77777777" w:rsidR="004F6DC1" w:rsidRPr="00375759" w:rsidRDefault="002451E5">
            <w:pPr>
              <w:spacing w:before="20" w:after="20"/>
              <w:jc w:val="center"/>
            </w:pPr>
            <w:r w:rsidRPr="00375759">
              <w:rPr>
                <w:b/>
                <w:bCs/>
                <w:i/>
                <w:iCs/>
                <w:sz w:val="21"/>
                <w:szCs w:val="21"/>
              </w:rPr>
              <w:t>TOTAL</w:t>
            </w:r>
          </w:p>
        </w:tc>
        <w:tc>
          <w:tcPr>
            <w:tcW w:w="2490" w:type="dxa"/>
            <w:gridSpan w:val="3"/>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DC017" w14:textId="77777777" w:rsidR="004F6DC1" w:rsidRPr="00375759" w:rsidRDefault="004F6DC1">
            <w:pPr>
              <w:spacing w:before="20" w:after="20"/>
              <w:jc w:val="center"/>
            </w:pPr>
          </w:p>
        </w:tc>
      </w:tr>
      <w:tr w:rsidR="004F6DC1" w14:paraId="7FE5BF3F" w14:textId="77777777" w:rsidTr="00C23A1B">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AF8257" w14:textId="77777777" w:rsidR="004F6DC1" w:rsidRPr="00375759" w:rsidRDefault="002451E5">
            <w:pPr>
              <w:spacing w:before="20" w:after="20"/>
              <w:jc w:val="center"/>
            </w:pPr>
            <w:r w:rsidRPr="00375759">
              <w:rPr>
                <w:sz w:val="21"/>
                <w:szCs w:val="21"/>
              </w:rPr>
              <w:t>80</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281127" w14:textId="76DE0530" w:rsidR="004F6DC1" w:rsidRPr="00375759" w:rsidRDefault="00C23A1B">
            <w:pPr>
              <w:spacing w:before="20" w:after="20"/>
              <w:jc w:val="center"/>
            </w:pPr>
            <w:r>
              <w:t>8</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27054B" w14:textId="3BF9F855" w:rsidR="004F6DC1" w:rsidRPr="00375759" w:rsidRDefault="00D97791" w:rsidP="00C23A1B">
            <w:pPr>
              <w:spacing w:before="20" w:after="20"/>
              <w:jc w:val="center"/>
            </w:pPr>
            <w:r>
              <w:t>8</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02FF50" w14:textId="6B8C5515" w:rsidR="004F6DC1" w:rsidRPr="00375759" w:rsidRDefault="00D97791">
            <w:pPr>
              <w:spacing w:before="20" w:after="20"/>
              <w:jc w:val="center"/>
            </w:pPr>
            <w:r>
              <w:t>16</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97DA7" w14:textId="01A8F2C1" w:rsidR="004F6DC1" w:rsidRPr="00375759" w:rsidRDefault="00D97791">
            <w:pPr>
              <w:spacing w:before="20" w:after="20"/>
              <w:jc w:val="center"/>
            </w:pPr>
            <w:r>
              <w:t>8</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261E1F" w14:textId="03C244C7" w:rsidR="004F6DC1" w:rsidRPr="00375759" w:rsidRDefault="00D97791">
            <w:pPr>
              <w:spacing w:before="20" w:after="20"/>
              <w:jc w:val="center"/>
            </w:pPr>
            <w:r>
              <w:t>120</w:t>
            </w:r>
          </w:p>
        </w:tc>
        <w:tc>
          <w:tcPr>
            <w:tcW w:w="2490" w:type="dxa"/>
            <w:gridSpan w:val="3"/>
            <w:vMerge/>
            <w:tcBorders>
              <w:top w:val="single" w:sz="4" w:space="0" w:color="000000"/>
              <w:left w:val="single" w:sz="4" w:space="0" w:color="000000"/>
              <w:bottom w:val="single" w:sz="4" w:space="0" w:color="000000"/>
              <w:right w:val="single" w:sz="4" w:space="0" w:color="000000"/>
            </w:tcBorders>
          </w:tcPr>
          <w:p w14:paraId="6C5E7CC7" w14:textId="77777777" w:rsidR="004F6DC1" w:rsidRPr="00375759" w:rsidRDefault="004F6DC1"/>
        </w:tc>
      </w:tr>
      <w:tr w:rsidR="004F6DC1" w14:paraId="51A28542"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E6D5BD" w14:textId="77777777" w:rsidR="004F6DC1" w:rsidRPr="00375759" w:rsidRDefault="002451E5">
            <w:pPr>
              <w:spacing w:before="20" w:after="20"/>
              <w:jc w:val="center"/>
            </w:pPr>
            <w:r w:rsidRPr="00375759">
              <w:rPr>
                <w:b/>
                <w:bCs/>
                <w:i/>
                <w:iCs/>
                <w:sz w:val="21"/>
                <w:szCs w:val="21"/>
              </w:rPr>
              <w:t>Unidad de Competencia</w:t>
            </w:r>
          </w:p>
        </w:tc>
      </w:tr>
      <w:tr w:rsidR="004F6DC1" w14:paraId="212BA667"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F0765" w14:textId="2F549AD4" w:rsidR="00E121CE" w:rsidRPr="00375759" w:rsidRDefault="00E121CE" w:rsidP="00375759">
            <w:pPr>
              <w:pStyle w:val="Sinespaciado"/>
              <w:jc w:val="both"/>
              <w:rPr>
                <w:highlight w:val="yellow"/>
              </w:rPr>
            </w:pPr>
            <w:r w:rsidRPr="00375759">
              <w:t xml:space="preserve">Aplica la </w:t>
            </w:r>
            <w:r>
              <w:t xml:space="preserve">normativa laboral y de la seguridad social de corto y largo plazo en la gestión de las relaciones jurídicas laborales, mediante la interpretación de los derechos y obligaciones de los sujetos del derecho, la estructuración de algoritmos de </w:t>
            </w:r>
            <w:del w:id="9009" w:author="Comisión de revisión 4.5" w:date="2026-10-13T00:00:00Z">
              <w:r>
                <w:delText xml:space="preserve">cálculo socio-laboral</w:delText>
              </w:r>
            </w:del>
            <w:ins w:id="9010" w:author="Comisión de revisión 4.5" w:date="2026-10-13T00:00:00Z">
              <w:r>
                <w:t xml:space="preserve">cálculo sociolaboral</w:t>
              </w:r>
            </w:ins>
            <w:r>
              <w:t xml:space="preserve"> y la determinación de componentes económicos de la nómina y aportes previsionales, para garantizar el cumplimiento legal, la certidumbre jurídica y la prevención de contingencias en la organización, con ética profesional, confidencialidad y estricto apego a las disposiciones legales vigentes.</w:t>
            </w:r>
          </w:p>
        </w:tc>
      </w:tr>
      <w:tr w:rsidR="004F6DC1" w14:paraId="43DBC99C" w14:textId="77777777">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B88CC" w14:textId="42B4CA6B" w:rsidR="004F6DC1" w:rsidRPr="00375759" w:rsidRDefault="002451E5">
            <w:pPr>
              <w:spacing w:before="20" w:after="20"/>
              <w:jc w:val="both"/>
            </w:pPr>
            <w:r w:rsidRPr="00375759">
              <w:rPr>
                <w:b/>
                <w:bCs/>
                <w:i/>
                <w:iCs/>
                <w:sz w:val="21"/>
                <w:szCs w:val="21"/>
              </w:rPr>
              <w:t xml:space="preserve">Elemento de competencia 1: </w:t>
            </w:r>
            <w:r w:rsidRPr="00375759">
              <w:rPr>
                <w:sz w:val="21"/>
                <w:szCs w:val="21"/>
              </w:rPr>
              <w:t xml:space="preserve">Analiza los fundamentos, las fuentes y los principios del derecho laboral, </w:t>
            </w:r>
            <w:r w:rsidR="00D13C09" w:rsidRPr="00375759">
              <w:rPr>
                <w:sz w:val="21"/>
                <w:szCs w:val="21"/>
              </w:rPr>
              <w:t xml:space="preserve">con relación </w:t>
            </w:r>
            <w:r w:rsidRPr="00375759">
              <w:rPr>
                <w:sz w:val="21"/>
                <w:szCs w:val="21"/>
              </w:rPr>
              <w:t xml:space="preserve"> a los sectores protegidos por la Ley General del Trabajo.</w:t>
            </w:r>
          </w:p>
        </w:tc>
      </w:tr>
      <w:tr w:rsidR="004F6DC1" w14:paraId="263F042A" w14:textId="77777777" w:rsidTr="00C23A1B">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D234CB" w14:textId="77777777" w:rsidR="004F6DC1" w:rsidRPr="00375759" w:rsidRDefault="002451E5">
            <w:pPr>
              <w:spacing w:before="20" w:after="20"/>
              <w:jc w:val="center"/>
            </w:pPr>
            <w:r w:rsidRPr="00375759">
              <w:rPr>
                <w:b/>
                <w:bCs/>
                <w:i/>
                <w:iCs/>
                <w:sz w:val="21"/>
                <w:szCs w:val="21"/>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4048C1" w14:textId="77777777" w:rsidR="004F6DC1" w:rsidRPr="00375759" w:rsidRDefault="002451E5">
            <w:pPr>
              <w:spacing w:before="20" w:after="20"/>
              <w:jc w:val="center"/>
            </w:pPr>
            <w:r w:rsidRPr="00375759">
              <w:rPr>
                <w:b/>
                <w:bCs/>
                <w:i/>
                <w:iCs/>
                <w:sz w:val="21"/>
                <w:szCs w:val="21"/>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33FB5E" w14:textId="77777777" w:rsidR="004F6DC1" w:rsidRPr="00375759" w:rsidRDefault="002451E5">
            <w:pPr>
              <w:spacing w:before="20" w:after="20"/>
              <w:jc w:val="center"/>
            </w:pPr>
            <w:r w:rsidRPr="00375759">
              <w:rPr>
                <w:b/>
                <w:bCs/>
                <w:i/>
                <w:iCs/>
                <w:sz w:val="21"/>
                <w:szCs w:val="21"/>
              </w:rPr>
              <w:t>Evidencias de producto</w:t>
            </w:r>
          </w:p>
        </w:tc>
      </w:tr>
      <w:tr w:rsidR="004F6DC1" w14:paraId="10873827" w14:textId="77777777" w:rsidTr="00C23A1B">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8F8FE1" w14:textId="2A7D5249" w:rsidR="004F6DC1" w:rsidRPr="00375759" w:rsidRDefault="002451E5">
            <w:pPr>
              <w:spacing w:before="20" w:after="20"/>
            </w:pPr>
            <w:r w:rsidRPr="00375759">
              <w:rPr>
                <w:sz w:val="21"/>
                <w:szCs w:val="21"/>
              </w:rPr>
              <w:t xml:space="preserve">1. </w:t>
            </w:r>
            <w:r w:rsidR="00D13C09" w:rsidRPr="00375759">
              <w:rPr>
                <w:sz w:val="21"/>
                <w:szCs w:val="21"/>
              </w:rPr>
              <w:t>Comprende</w:t>
            </w:r>
            <w:r w:rsidRPr="00375759">
              <w:rPr>
                <w:sz w:val="21"/>
                <w:szCs w:val="21"/>
              </w:rPr>
              <w:t xml:space="preserve"> el concepto, las fuentes y los principios del derecho laboral, aplicándolos a una relación de trabajo con criterio ético.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8F95A9" w14:textId="697EA079" w:rsidR="004F6DC1" w:rsidRPr="00375759" w:rsidRDefault="002451E5">
            <w:pPr>
              <w:spacing w:before="20" w:after="20"/>
            </w:pPr>
            <w:r w:rsidRPr="00375759">
              <w:rPr>
                <w:sz w:val="21"/>
                <w:szCs w:val="21"/>
              </w:rPr>
              <w:t>1.1 Clasifica las fuentes formales, internacionales y profesionales del derecho laboral.</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6D55F4" w14:textId="77777777" w:rsidR="004F6DC1" w:rsidRPr="00375759" w:rsidRDefault="002451E5">
            <w:pPr>
              <w:spacing w:before="20" w:after="20"/>
            </w:pPr>
            <w:r w:rsidRPr="00375759">
              <w:rPr>
                <w:b/>
                <w:bCs/>
                <w:sz w:val="21"/>
                <w:szCs w:val="21"/>
              </w:rPr>
              <w:t xml:space="preserve">Producto 1: </w:t>
            </w:r>
            <w:r w:rsidRPr="00375759">
              <w:rPr>
                <w:sz w:val="21"/>
                <w:szCs w:val="21"/>
              </w:rPr>
              <w:t>Cuadro de las fuentes del derecho laboral.</w:t>
            </w:r>
          </w:p>
        </w:tc>
      </w:tr>
      <w:tr w:rsidR="004F6DC1" w14:paraId="14EE5DEB" w14:textId="77777777" w:rsidTr="00C23A1B">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14:paraId="2E81E0B9" w14:textId="77777777" w:rsidR="004F6DC1" w:rsidRPr="00375759" w:rsidRDefault="004F6DC1"/>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96E7A8" w14:textId="50F4C1EB" w:rsidR="004F6DC1" w:rsidRPr="00375759" w:rsidRDefault="002451E5">
            <w:pPr>
              <w:spacing w:before="20" w:after="20"/>
            </w:pPr>
            <w:r w:rsidRPr="00375759">
              <w:rPr>
                <w:sz w:val="21"/>
                <w:szCs w:val="21"/>
              </w:rPr>
              <w:t>1.2 Identifica</w:t>
            </w:r>
            <w:r w:rsidR="00D13C09" w:rsidRPr="00375759">
              <w:rPr>
                <w:sz w:val="21"/>
                <w:szCs w:val="21"/>
              </w:rPr>
              <w:t xml:space="preserve"> </w:t>
            </w:r>
            <w:r w:rsidRPr="00375759">
              <w:rPr>
                <w:sz w:val="21"/>
                <w:szCs w:val="21"/>
              </w:rPr>
              <w:t>los principios del derecho laboral aplicables a un caso real.</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41F8B1" w14:textId="77777777" w:rsidR="004F6DC1" w:rsidRPr="00375759" w:rsidRDefault="002451E5">
            <w:pPr>
              <w:spacing w:before="20" w:after="20"/>
            </w:pPr>
            <w:r w:rsidRPr="00375759">
              <w:rPr>
                <w:b/>
                <w:bCs/>
                <w:sz w:val="21"/>
                <w:szCs w:val="21"/>
              </w:rPr>
              <w:t xml:space="preserve">Producto 2: </w:t>
            </w:r>
            <w:r w:rsidRPr="00375759">
              <w:rPr>
                <w:sz w:val="21"/>
                <w:szCs w:val="21"/>
              </w:rPr>
              <w:t>Ficha de aplicación de los principios del derecho laboral.</w:t>
            </w:r>
          </w:p>
        </w:tc>
      </w:tr>
      <w:tr w:rsidR="004F6DC1" w14:paraId="4E65695F" w14:textId="77777777" w:rsidTr="00C23A1B">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95BC05" w14:textId="7576F3DF" w:rsidR="00CB08B8" w:rsidRPr="00375759" w:rsidRDefault="002451E5" w:rsidP="00FE0CC0">
            <w:pPr>
              <w:spacing w:before="20" w:after="20"/>
              <w:rPr>
                <w:sz w:val="21"/>
                <w:szCs w:val="21"/>
              </w:rPr>
            </w:pPr>
            <w:r w:rsidRPr="00375759">
              <w:rPr>
                <w:sz w:val="21"/>
                <w:szCs w:val="21"/>
              </w:rPr>
              <w:t>2. Distingue a los sujetos de la relación laboral y a los sectores reconocidos y excluidos por la Ley General del Trabajo.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AC669" w14:textId="5292AA92" w:rsidR="004F6DC1" w:rsidRPr="00375759" w:rsidRDefault="002451E5">
            <w:pPr>
              <w:spacing w:before="20" w:after="20"/>
            </w:pPr>
            <w:r w:rsidRPr="00375759">
              <w:rPr>
                <w:sz w:val="21"/>
                <w:szCs w:val="21"/>
              </w:rPr>
              <w:t>2.1 Clasifica a los sujetos y a los sectores laborales de una empresa.</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7A85A2" w14:textId="77777777" w:rsidR="004F6DC1" w:rsidRPr="00375759" w:rsidRDefault="002451E5">
            <w:pPr>
              <w:spacing w:before="20" w:after="20"/>
            </w:pPr>
            <w:r w:rsidRPr="00375759">
              <w:rPr>
                <w:b/>
                <w:bCs/>
                <w:sz w:val="21"/>
                <w:szCs w:val="21"/>
              </w:rPr>
              <w:t xml:space="preserve">Producto 3: </w:t>
            </w:r>
            <w:r w:rsidRPr="00375759">
              <w:rPr>
                <w:sz w:val="21"/>
                <w:szCs w:val="21"/>
              </w:rPr>
              <w:t>Esquema de los sujetos y de los sectores laborales de la Ley General del Trabajo.</w:t>
            </w:r>
          </w:p>
        </w:tc>
      </w:tr>
      <w:tr w:rsidR="004F6DC1" w14:paraId="38C6F53E" w14:textId="77777777" w:rsidTr="00C23A1B">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14:paraId="23885354" w14:textId="77777777" w:rsidR="004F6DC1" w:rsidRPr="00375759" w:rsidRDefault="004F6DC1"/>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193FC" w14:textId="224FBD28" w:rsidR="004F6DC1" w:rsidRPr="00375759" w:rsidRDefault="002451E5">
            <w:pPr>
              <w:spacing w:before="20" w:after="20"/>
            </w:pPr>
            <w:r w:rsidRPr="00375759">
              <w:rPr>
                <w:sz w:val="21"/>
                <w:szCs w:val="21"/>
              </w:rPr>
              <w:t xml:space="preserve">2.2 </w:t>
            </w:r>
            <w:r w:rsidR="00CB08B8" w:rsidRPr="00375759">
              <w:rPr>
                <w:sz w:val="21"/>
                <w:szCs w:val="21"/>
              </w:rPr>
              <w:t>Conoce la estructura orgánica de la empresa y la relación de dependencia</w:t>
            </w:r>
            <w:r w:rsidR="00AE2828" w:rsidRPr="00375759">
              <w:rPr>
                <w:sz w:val="21"/>
                <w:szCs w:val="21"/>
              </w:rPr>
              <w:t xml:space="preserve"> entre sus miembros</w:t>
            </w:r>
            <w:r w:rsidRPr="00375759">
              <w:rPr>
                <w:sz w:val="21"/>
                <w:szCs w:val="21"/>
              </w:rPr>
              <w:t>.</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C6F58D" w14:textId="7372E609" w:rsidR="004F6DC1" w:rsidRPr="00375759" w:rsidRDefault="002451E5">
            <w:pPr>
              <w:spacing w:before="20" w:after="20"/>
            </w:pPr>
            <w:r w:rsidRPr="00375759">
              <w:rPr>
                <w:b/>
                <w:bCs/>
                <w:sz w:val="21"/>
                <w:szCs w:val="21"/>
              </w:rPr>
              <w:t xml:space="preserve">Producto 4: </w:t>
            </w:r>
            <w:r w:rsidR="00AE2828" w:rsidRPr="00375759">
              <w:rPr>
                <w:sz w:val="21"/>
                <w:szCs w:val="21"/>
              </w:rPr>
              <w:t>Organigrama estructural y funcional.</w:t>
            </w:r>
          </w:p>
        </w:tc>
      </w:tr>
      <w:tr w:rsidR="004F6DC1" w14:paraId="7F10A162"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BB2F41" w14:textId="77777777" w:rsidR="004F6DC1" w:rsidRPr="00375759" w:rsidRDefault="002451E5">
            <w:pPr>
              <w:spacing w:before="20" w:after="20"/>
              <w:jc w:val="center"/>
            </w:pPr>
            <w:r w:rsidRPr="00375759">
              <w:rPr>
                <w:b/>
                <w:bCs/>
                <w:i/>
                <w:iCs/>
                <w:sz w:val="21"/>
                <w:szCs w:val="21"/>
              </w:rPr>
              <w:t>Evidencias de conocimiento</w:t>
            </w:r>
          </w:p>
        </w:tc>
      </w:tr>
      <w:tr w:rsidR="004F6DC1" w14:paraId="56C5A2EB"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0C2576" w14:textId="77777777" w:rsidR="004F6DC1" w:rsidRPr="00375759" w:rsidRDefault="002451E5">
            <w:pPr>
              <w:spacing w:before="20" w:after="20"/>
              <w:jc w:val="center"/>
            </w:pPr>
            <w:r w:rsidRPr="00375759">
              <w:rPr>
                <w:b/>
                <w:bCs/>
                <w:i/>
                <w:iCs/>
                <w:sz w:val="21"/>
                <w:szCs w:val="21"/>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05F942" w14:textId="77777777" w:rsidR="004F6DC1" w:rsidRPr="00375759" w:rsidRDefault="002451E5">
            <w:pPr>
              <w:spacing w:before="20" w:after="20"/>
              <w:jc w:val="center"/>
            </w:pPr>
            <w:r w:rsidRPr="00375759">
              <w:rPr>
                <w:b/>
                <w:bCs/>
                <w:i/>
                <w:iCs/>
                <w:sz w:val="21"/>
                <w:szCs w:val="21"/>
              </w:rPr>
              <w:t>Contenidos</w:t>
            </w:r>
          </w:p>
          <w:p w14:paraId="35382734" w14:textId="77777777" w:rsidR="004F6DC1" w:rsidRPr="00375759" w:rsidRDefault="002451E5">
            <w:pPr>
              <w:spacing w:before="20" w:after="20"/>
              <w:jc w:val="center"/>
            </w:pPr>
            <w:r w:rsidRPr="00375759">
              <w:rPr>
                <w:i/>
                <w:iCs/>
                <w:sz w:val="16"/>
                <w:szCs w:val="16"/>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44C1A5" w14:textId="77777777" w:rsidR="004F6DC1" w:rsidRPr="00375759" w:rsidRDefault="002451E5">
            <w:pPr>
              <w:spacing w:before="20" w:after="20"/>
              <w:jc w:val="center"/>
            </w:pPr>
            <w:r w:rsidRPr="00375759">
              <w:rPr>
                <w:b/>
                <w:bCs/>
                <w:i/>
                <w:iCs/>
                <w:sz w:val="21"/>
                <w:szCs w:val="21"/>
              </w:rPr>
              <w:t>Conocimientos circunstanciales</w:t>
            </w:r>
          </w:p>
        </w:tc>
      </w:tr>
      <w:tr w:rsidR="004F6DC1" w14:paraId="74DB4D11"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5FDEAC" w14:textId="77777777" w:rsidR="00B41C2A" w:rsidRPr="00375759" w:rsidRDefault="00B41C2A">
            <w:pPr>
              <w:pStyle w:val="NormalWeb"/>
              <w:spacing w:before="20" w:beforeAutospacing="0" w:after="20" w:afterAutospacing="0"/>
            </w:pPr>
            <w:r w:rsidRPr="00375759">
              <w:rPr>
                <w:color w:val="000000"/>
                <w:sz w:val="21"/>
                <w:szCs w:val="21"/>
              </w:rPr>
              <w:t>Tema 1: Derecho laboral</w:t>
            </w:r>
          </w:p>
          <w:p w14:paraId="3AEE3CBC" w14:textId="77777777" w:rsidR="00B41C2A" w:rsidRPr="00375759" w:rsidRDefault="00B41C2A">
            <w:pPr>
              <w:pStyle w:val="NormalWeb"/>
              <w:spacing w:before="20" w:beforeAutospacing="0" w:after="20" w:afterAutospacing="0"/>
            </w:pPr>
            <w:r w:rsidRPr="00375759">
              <w:rPr>
                <w:color w:val="000000"/>
                <w:sz w:val="21"/>
                <w:szCs w:val="21"/>
              </w:rPr>
              <w:t>Tema 2: Fuentes del derecho laboral</w:t>
            </w:r>
          </w:p>
          <w:p w14:paraId="609CC060" w14:textId="77777777" w:rsidR="00B41C2A" w:rsidRPr="00375759" w:rsidRDefault="00B41C2A">
            <w:pPr>
              <w:pStyle w:val="NormalWeb"/>
              <w:spacing w:before="20" w:beforeAutospacing="0" w:after="20" w:afterAutospacing="0"/>
            </w:pPr>
            <w:r w:rsidRPr="00375759">
              <w:rPr>
                <w:color w:val="000000"/>
                <w:sz w:val="21"/>
                <w:szCs w:val="21"/>
              </w:rPr>
              <w:t>Tema 3: Principios del derecho laboral</w:t>
            </w:r>
          </w:p>
          <w:p w14:paraId="788D1909" w14:textId="77777777" w:rsidR="00B41C2A" w:rsidRPr="00375759" w:rsidRDefault="00B41C2A">
            <w:pPr>
              <w:pStyle w:val="NormalWeb"/>
              <w:spacing w:before="20" w:beforeAutospacing="0" w:after="20" w:afterAutospacing="0"/>
            </w:pPr>
            <w:r w:rsidRPr="00375759">
              <w:rPr>
                <w:color w:val="000000"/>
                <w:sz w:val="21"/>
                <w:szCs w:val="21"/>
              </w:rPr>
              <w:t>Tema 4: Sujetos del derecho laboral</w:t>
            </w:r>
          </w:p>
          <w:p w14:paraId="58065944" w14:textId="77777777" w:rsidR="00B41C2A" w:rsidRPr="00375759" w:rsidRDefault="00B41C2A">
            <w:pPr>
              <w:pStyle w:val="NormalWeb"/>
              <w:spacing w:before="20" w:beforeAutospacing="0" w:after="20" w:afterAutospacing="0"/>
            </w:pPr>
            <w:r w:rsidRPr="00375759">
              <w:rPr>
                <w:color w:val="000000"/>
                <w:sz w:val="21"/>
                <w:szCs w:val="21"/>
              </w:rPr>
              <w:t>Tema 5: Sectores laborales protegidos por la Ley General del Trabajo</w:t>
            </w:r>
          </w:p>
          <w:p w14:paraId="7E3D2477" w14:textId="07B79F1D" w:rsidR="004F6DC1" w:rsidRPr="00375759" w:rsidRDefault="004F6DC1">
            <w:pPr>
              <w:spacing w:before="20" w:after="20"/>
            </w:pP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184AA0" w14:textId="77777777" w:rsidR="00D569F3" w:rsidRPr="00375759" w:rsidRDefault="00D569F3" w:rsidP="00D569F3">
            <w:pPr>
              <w:spacing w:before="10" w:after="10"/>
            </w:pPr>
            <w:r w:rsidRPr="00375759">
              <w:t>1.</w:t>
            </w:r>
            <w:r w:rsidRPr="00375759">
              <w:tab/>
              <w:t>Concepto, contenido, características y fines del derecho laboral. (C)</w:t>
            </w:r>
          </w:p>
          <w:p w14:paraId="4CF3CB78" w14:textId="77777777" w:rsidR="00D569F3" w:rsidRPr="00375759" w:rsidRDefault="00D569F3" w:rsidP="00D569F3">
            <w:pPr>
              <w:spacing w:before="10" w:after="10"/>
            </w:pPr>
            <w:r w:rsidRPr="00375759">
              <w:t>2.</w:t>
            </w:r>
            <w:r w:rsidRPr="00375759">
              <w:tab/>
              <w:t>Nociones generales sobre las fuentes del derecho y del derecho laboral. (C)</w:t>
            </w:r>
          </w:p>
          <w:p w14:paraId="3FD19149" w14:textId="77777777" w:rsidR="00D569F3" w:rsidRPr="00375759" w:rsidRDefault="00D569F3" w:rsidP="00D569F3">
            <w:pPr>
              <w:spacing w:before="10" w:after="10"/>
            </w:pPr>
            <w:r w:rsidRPr="00375759">
              <w:t>3.</w:t>
            </w:r>
            <w:r w:rsidRPr="00375759">
              <w:tab/>
              <w:t>Fuentes formales del derecho laboral y fuentes de origen internacional. (C)</w:t>
            </w:r>
          </w:p>
          <w:p w14:paraId="65BF7D6D" w14:textId="77777777" w:rsidR="00D569F3" w:rsidRPr="00375759" w:rsidRDefault="00D569F3" w:rsidP="00D569F3">
            <w:pPr>
              <w:spacing w:before="10" w:after="10"/>
            </w:pPr>
            <w:r w:rsidRPr="00375759">
              <w:t>4.</w:t>
            </w:r>
            <w:r w:rsidRPr="00375759">
              <w:tab/>
              <w:t xml:space="preserve">Fuentes de origen profesional, el contrato individual de trabajo como fuente, y otras fuentes del derecho laboral. (C, P) </w:t>
            </w:r>
          </w:p>
          <w:p w14:paraId="7E3BAB9D" w14:textId="77777777" w:rsidR="00D569F3" w:rsidRPr="00375759" w:rsidRDefault="00D569F3" w:rsidP="00D569F3">
            <w:pPr>
              <w:spacing w:before="10" w:after="10"/>
            </w:pPr>
            <w:r w:rsidRPr="00375759">
              <w:t>5.</w:t>
            </w:r>
            <w:r w:rsidRPr="00375759">
              <w:tab/>
              <w:t>Concepto, características y funciones de los principios del derecho laboral. (C)</w:t>
            </w:r>
          </w:p>
          <w:p w14:paraId="5233B140" w14:textId="77777777" w:rsidR="00D569F3" w:rsidRPr="00375759" w:rsidRDefault="00D569F3" w:rsidP="00D569F3">
            <w:pPr>
              <w:spacing w:before="10" w:after="10"/>
            </w:pPr>
            <w:r w:rsidRPr="00375759">
              <w:t>6.</w:t>
            </w:r>
            <w:r w:rsidRPr="00375759">
              <w:tab/>
              <w:t xml:space="preserve">Principio protector y sus reglas de aplicación, y principio de </w:t>
            </w:r>
            <w:proofErr w:type="spellStart"/>
            <w:r w:rsidRPr="00375759">
              <w:t>irrenunciabilidad</w:t>
            </w:r>
            <w:proofErr w:type="spellEnd"/>
            <w:r w:rsidRPr="00375759">
              <w:t xml:space="preserve"> de derechos. (C, A)</w:t>
            </w:r>
          </w:p>
          <w:p w14:paraId="2423D0F9" w14:textId="77777777" w:rsidR="00D569F3" w:rsidRPr="00375759" w:rsidRDefault="00D569F3" w:rsidP="00D569F3">
            <w:pPr>
              <w:spacing w:before="10" w:after="10"/>
            </w:pPr>
            <w:r w:rsidRPr="00375759">
              <w:t>7.</w:t>
            </w:r>
            <w:r w:rsidRPr="00375759">
              <w:tab/>
              <w:t>Principio de continuidad laboral y principio de primacía de la realidad. (C, A)</w:t>
            </w:r>
          </w:p>
          <w:p w14:paraId="0D14A971" w14:textId="77777777" w:rsidR="00D569F3" w:rsidRPr="00375759" w:rsidRDefault="00D569F3" w:rsidP="00D569F3">
            <w:pPr>
              <w:spacing w:before="10" w:after="10"/>
            </w:pPr>
            <w:r w:rsidRPr="00375759">
              <w:t>8.</w:t>
            </w:r>
            <w:r w:rsidRPr="00375759">
              <w:tab/>
              <w:t>Principio de razonabilidad jurídica, principio de buena fe contractual y principio de no discriminación. (C, A)</w:t>
            </w:r>
          </w:p>
          <w:p w14:paraId="6CB50461" w14:textId="77777777" w:rsidR="00D569F3" w:rsidRPr="00375759" w:rsidRDefault="00D569F3" w:rsidP="00D569F3">
            <w:pPr>
              <w:spacing w:before="10" w:after="10"/>
            </w:pPr>
            <w:r w:rsidRPr="00375759">
              <w:t>9.</w:t>
            </w:r>
            <w:r w:rsidRPr="00375759">
              <w:tab/>
              <w:t>Consideraciones generales sobre los sujetos del derecho laboral: el empleador, el trabajador y otros sujetos. (C)</w:t>
            </w:r>
          </w:p>
          <w:p w14:paraId="7775DD25" w14:textId="77777777" w:rsidR="00D569F3" w:rsidRPr="00375759" w:rsidRDefault="00D569F3" w:rsidP="00D569F3">
            <w:pPr>
              <w:spacing w:before="10" w:after="10"/>
            </w:pPr>
            <w:r w:rsidRPr="00375759">
              <w:t>10.</w:t>
            </w:r>
            <w:r w:rsidRPr="00375759">
              <w:tab/>
              <w:t>Consideraciones generales y sectores laborales reconocidos por la Ley General del Trabajo. (C)</w:t>
            </w:r>
          </w:p>
          <w:p w14:paraId="7F85E3C8" w14:textId="7FB1C175" w:rsidR="00726755" w:rsidRPr="00375759" w:rsidRDefault="00D569F3" w:rsidP="00D569F3">
            <w:pPr>
              <w:spacing w:before="10" w:after="10"/>
            </w:pPr>
            <w:r w:rsidRPr="00375759">
              <w:t>11.</w:t>
            </w:r>
            <w:r w:rsidRPr="00375759">
              <w:tab/>
              <w:t>Sectores laborales excluidos de la Ley General del Trabajo y sus métodos de exclusión. (C, P)</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A267F" w14:textId="2C7656F5" w:rsidR="00375759" w:rsidRPr="00375759" w:rsidRDefault="00375759" w:rsidP="00375759">
            <w:pPr>
              <w:pStyle w:val="NormalWeb"/>
              <w:numPr>
                <w:ilvl w:val="0"/>
                <w:numId w:val="9"/>
              </w:numPr>
              <w:spacing w:before="10" w:after="10"/>
              <w:textAlignment w:val="baseline"/>
              <w:rPr>
                <w:color w:val="000000"/>
                <w:sz w:val="22"/>
                <w:szCs w:val="22"/>
              </w:rPr>
            </w:pPr>
            <w:r w:rsidRPr="00375759">
              <w:rPr>
                <w:color w:val="000000"/>
                <w:sz w:val="22"/>
                <w:szCs w:val="22"/>
              </w:rPr>
              <w:t>Ley General del Trabajo, vigente desde el 24 de mayo de 1939 y elevada a rango de ley el 8 de diciembre de 1942, como norma general de las relaciones laborales en Bolivia.</w:t>
            </w:r>
          </w:p>
          <w:p w14:paraId="2FD7621A" w14:textId="7D83C986" w:rsidR="004F6DC1" w:rsidRPr="00375759" w:rsidRDefault="00375759" w:rsidP="00375759">
            <w:pPr>
              <w:pStyle w:val="NormalWeb"/>
              <w:numPr>
                <w:ilvl w:val="0"/>
                <w:numId w:val="9"/>
              </w:numPr>
              <w:spacing w:before="10" w:beforeAutospacing="0" w:after="10" w:afterAutospacing="0"/>
              <w:textAlignment w:val="baseline"/>
              <w:rPr>
                <w:color w:val="000000"/>
                <w:sz w:val="22"/>
                <w:szCs w:val="22"/>
              </w:rPr>
            </w:pPr>
            <w:r w:rsidRPr="00375759">
              <w:rPr>
                <w:color w:val="000000"/>
                <w:sz w:val="22"/>
                <w:szCs w:val="22"/>
              </w:rPr>
              <w:t>Convenios de la Organización Internacional del Trabajo (OIT) ratificados por Bolivia, como fuente de origen internacional del derecho laboral.</w:t>
            </w:r>
          </w:p>
        </w:tc>
      </w:tr>
      <w:tr w:rsidR="004F6DC1" w14:paraId="5A9A2016" w14:textId="77777777">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288C46" w14:textId="7EC05DBF" w:rsidR="004F6DC1" w:rsidRPr="00375759" w:rsidRDefault="002451E5">
            <w:pPr>
              <w:spacing w:before="20" w:after="20"/>
              <w:jc w:val="both"/>
            </w:pPr>
            <w:r w:rsidRPr="00375759">
              <w:rPr>
                <w:b/>
                <w:bCs/>
                <w:i/>
                <w:iCs/>
                <w:sz w:val="21"/>
                <w:szCs w:val="21"/>
              </w:rPr>
              <w:t xml:space="preserve">Elemento de competencia 2: </w:t>
            </w:r>
            <w:r w:rsidR="00AE2828" w:rsidRPr="00375759">
              <w:rPr>
                <w:sz w:val="21"/>
                <w:szCs w:val="21"/>
              </w:rPr>
              <w:t>Aplica el contenido</w:t>
            </w:r>
            <w:r w:rsidRPr="00375759">
              <w:rPr>
                <w:sz w:val="21"/>
                <w:szCs w:val="21"/>
              </w:rPr>
              <w:t xml:space="preserve"> </w:t>
            </w:r>
            <w:r w:rsidR="00AE2828" w:rsidRPr="00375759">
              <w:rPr>
                <w:sz w:val="21"/>
                <w:szCs w:val="21"/>
              </w:rPr>
              <w:t>d</w:t>
            </w:r>
            <w:r w:rsidRPr="00375759">
              <w:rPr>
                <w:sz w:val="21"/>
                <w:szCs w:val="21"/>
              </w:rPr>
              <w:t xml:space="preserve">el contrato individual de trabajo de una entidad, </w:t>
            </w:r>
            <w:r w:rsidR="00AE2828" w:rsidRPr="00375759">
              <w:rPr>
                <w:sz w:val="21"/>
                <w:szCs w:val="21"/>
              </w:rPr>
              <w:t>distinguiendo</w:t>
            </w:r>
            <w:r w:rsidRPr="00375759">
              <w:rPr>
                <w:sz w:val="21"/>
                <w:szCs w:val="21"/>
              </w:rPr>
              <w:t xml:space="preserve"> </w:t>
            </w:r>
            <w:r w:rsidR="00AE2828" w:rsidRPr="00375759">
              <w:rPr>
                <w:sz w:val="21"/>
                <w:szCs w:val="21"/>
              </w:rPr>
              <w:t>los elementos</w:t>
            </w:r>
            <w:r w:rsidRPr="00375759">
              <w:rPr>
                <w:sz w:val="21"/>
                <w:szCs w:val="21"/>
              </w:rPr>
              <w:t xml:space="preserve"> esenciales y determinando obligaciones y derechos </w:t>
            </w:r>
            <w:r w:rsidR="00AE2828" w:rsidRPr="00375759">
              <w:rPr>
                <w:sz w:val="21"/>
                <w:szCs w:val="21"/>
              </w:rPr>
              <w:t>de ambos sujetos de la relación laboral.</w:t>
            </w:r>
          </w:p>
        </w:tc>
      </w:tr>
      <w:tr w:rsidR="004F6DC1" w14:paraId="05218E92" w14:textId="77777777" w:rsidTr="00C23A1B">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DD0D8" w14:textId="77777777" w:rsidR="004F6DC1" w:rsidRPr="00375759" w:rsidRDefault="002451E5">
            <w:pPr>
              <w:spacing w:before="20" w:after="20"/>
              <w:jc w:val="center"/>
            </w:pPr>
            <w:r w:rsidRPr="00375759">
              <w:rPr>
                <w:b/>
                <w:bCs/>
                <w:i/>
                <w:iCs/>
                <w:sz w:val="21"/>
                <w:szCs w:val="21"/>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D1DB0B" w14:textId="77777777" w:rsidR="004F6DC1" w:rsidRPr="00375759" w:rsidRDefault="002451E5">
            <w:pPr>
              <w:spacing w:before="20" w:after="20"/>
              <w:jc w:val="center"/>
            </w:pPr>
            <w:r w:rsidRPr="00375759">
              <w:rPr>
                <w:b/>
                <w:bCs/>
                <w:i/>
                <w:iCs/>
                <w:sz w:val="21"/>
                <w:szCs w:val="21"/>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CCF00A" w14:textId="77777777" w:rsidR="004F6DC1" w:rsidRPr="00375759" w:rsidRDefault="002451E5">
            <w:pPr>
              <w:spacing w:before="20" w:after="20"/>
              <w:jc w:val="center"/>
            </w:pPr>
            <w:r w:rsidRPr="00375759">
              <w:rPr>
                <w:b/>
                <w:bCs/>
                <w:i/>
                <w:iCs/>
                <w:sz w:val="21"/>
                <w:szCs w:val="21"/>
              </w:rPr>
              <w:t>Evidencias de producto</w:t>
            </w:r>
          </w:p>
        </w:tc>
      </w:tr>
      <w:tr w:rsidR="004F6DC1" w14:paraId="55614E72" w14:textId="77777777" w:rsidTr="00C23A1B">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72FD5" w14:textId="43360950" w:rsidR="004F6DC1" w:rsidRPr="00375759" w:rsidRDefault="002451E5">
            <w:pPr>
              <w:spacing w:before="20" w:after="20"/>
            </w:pPr>
            <w:r w:rsidRPr="00375759">
              <w:rPr>
                <w:sz w:val="21"/>
                <w:szCs w:val="21"/>
              </w:rPr>
              <w:t xml:space="preserve">1. </w:t>
            </w:r>
            <w:r w:rsidR="00AE2828" w:rsidRPr="00375759">
              <w:rPr>
                <w:sz w:val="21"/>
                <w:szCs w:val="21"/>
              </w:rPr>
              <w:t>Comprende el contenido</w:t>
            </w:r>
            <w:r w:rsidRPr="00375759">
              <w:rPr>
                <w:sz w:val="21"/>
                <w:szCs w:val="21"/>
              </w:rPr>
              <w:t xml:space="preserve"> </w:t>
            </w:r>
            <w:r w:rsidR="00AE2828" w:rsidRPr="00375759">
              <w:rPr>
                <w:sz w:val="21"/>
                <w:szCs w:val="21"/>
              </w:rPr>
              <w:t>d</w:t>
            </w:r>
            <w:r w:rsidRPr="00375759">
              <w:rPr>
                <w:sz w:val="21"/>
                <w:szCs w:val="21"/>
              </w:rPr>
              <w:t xml:space="preserve">el contrato individual de trabajo, </w:t>
            </w:r>
            <w:r w:rsidR="00AE2828" w:rsidRPr="00375759">
              <w:rPr>
                <w:sz w:val="21"/>
                <w:szCs w:val="21"/>
              </w:rPr>
              <w:t>los</w:t>
            </w:r>
            <w:r w:rsidRPr="00375759">
              <w:rPr>
                <w:sz w:val="21"/>
                <w:szCs w:val="21"/>
              </w:rPr>
              <w:t xml:space="preserve"> requisitos esenciales y la relación jurídica laboral, determinando las obligaciones y los derechos de las partes.</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A2F271" w14:textId="7C6BF397" w:rsidR="004F6DC1" w:rsidRPr="00375759" w:rsidRDefault="002451E5">
            <w:pPr>
              <w:spacing w:before="20" w:after="20"/>
            </w:pPr>
            <w:r w:rsidRPr="00375759">
              <w:rPr>
                <w:sz w:val="21"/>
                <w:szCs w:val="21"/>
              </w:rPr>
              <w:t xml:space="preserve">1.1 </w:t>
            </w:r>
            <w:r w:rsidR="00B840C3" w:rsidRPr="00375759">
              <w:rPr>
                <w:sz w:val="21"/>
                <w:szCs w:val="21"/>
              </w:rPr>
              <w:t>Analiza</w:t>
            </w:r>
            <w:r w:rsidRPr="00375759">
              <w:rPr>
                <w:sz w:val="21"/>
                <w:szCs w:val="21"/>
              </w:rPr>
              <w:t xml:space="preserve"> un contrato individual de trabajo con sus requisitos esenciales.</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3BC0D3" w14:textId="77777777" w:rsidR="004F6DC1" w:rsidRPr="00375759" w:rsidRDefault="002451E5">
            <w:pPr>
              <w:spacing w:before="20" w:after="20"/>
            </w:pPr>
            <w:r w:rsidRPr="00375759">
              <w:rPr>
                <w:b/>
                <w:bCs/>
                <w:sz w:val="21"/>
                <w:szCs w:val="21"/>
              </w:rPr>
              <w:t xml:space="preserve">Producto 5: </w:t>
            </w:r>
            <w:r w:rsidRPr="00375759">
              <w:rPr>
                <w:sz w:val="21"/>
                <w:szCs w:val="21"/>
              </w:rPr>
              <w:t>Contrato individual de trabajo de una entidad.</w:t>
            </w:r>
          </w:p>
        </w:tc>
      </w:tr>
      <w:tr w:rsidR="004F6DC1" w14:paraId="27449EC2" w14:textId="77777777" w:rsidTr="00C23A1B">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14:paraId="110B458E" w14:textId="77777777" w:rsidR="004F6DC1" w:rsidRPr="00375759" w:rsidRDefault="004F6DC1"/>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781FC4" w14:textId="18E0CE75" w:rsidR="004F6DC1" w:rsidRPr="00375759" w:rsidRDefault="002451E5">
            <w:pPr>
              <w:spacing w:before="20" w:after="20"/>
            </w:pPr>
            <w:r w:rsidRPr="00375759">
              <w:rPr>
                <w:sz w:val="21"/>
                <w:szCs w:val="21"/>
              </w:rPr>
              <w:t>1.2 Determina las obligaciones y los derechos del trabajador y del empleador.</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679179" w14:textId="785F521E" w:rsidR="004F6DC1" w:rsidRPr="00375759" w:rsidRDefault="002451E5">
            <w:pPr>
              <w:spacing w:before="20" w:after="20"/>
            </w:pPr>
            <w:r w:rsidRPr="00375759">
              <w:rPr>
                <w:b/>
                <w:bCs/>
                <w:sz w:val="21"/>
                <w:szCs w:val="21"/>
              </w:rPr>
              <w:t xml:space="preserve">Producto 6: </w:t>
            </w:r>
            <w:r w:rsidRPr="00375759">
              <w:rPr>
                <w:sz w:val="21"/>
                <w:szCs w:val="21"/>
              </w:rPr>
              <w:t>Cuadro de obligaciones y derechos de las partes del contrato</w:t>
            </w:r>
            <w:r w:rsidR="00AE2828" w:rsidRPr="00375759">
              <w:rPr>
                <w:sz w:val="21"/>
                <w:szCs w:val="21"/>
              </w:rPr>
              <w:t xml:space="preserve"> (reglamento interno)</w:t>
            </w:r>
            <w:r w:rsidRPr="00375759">
              <w:rPr>
                <w:sz w:val="21"/>
                <w:szCs w:val="21"/>
              </w:rPr>
              <w:t>.</w:t>
            </w:r>
          </w:p>
        </w:tc>
      </w:tr>
      <w:tr w:rsidR="004F6DC1" w14:paraId="769B75CC" w14:textId="77777777" w:rsidTr="00C23A1B">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B3D1D" w14:textId="4C682B40" w:rsidR="004F6DC1" w:rsidRPr="00375759" w:rsidRDefault="002451E5">
            <w:pPr>
              <w:spacing w:before="20" w:after="20"/>
            </w:pPr>
            <w:r w:rsidRPr="00375759">
              <w:rPr>
                <w:sz w:val="21"/>
                <w:szCs w:val="21"/>
              </w:rPr>
              <w:t>2. Clasifica el contrato individual de trabajo por su duración</w:t>
            </w:r>
            <w:r w:rsidR="00AE2828" w:rsidRPr="00375759">
              <w:rPr>
                <w:sz w:val="21"/>
                <w:szCs w:val="21"/>
              </w:rPr>
              <w:t xml:space="preserve"> y efectos</w:t>
            </w:r>
            <w:r w:rsidRPr="00375759">
              <w:rPr>
                <w:sz w:val="21"/>
                <w:szCs w:val="21"/>
              </w:rPr>
              <w:t xml:space="preserve">, reconociendo </w:t>
            </w:r>
            <w:r w:rsidR="00727BEC" w:rsidRPr="00375759">
              <w:rPr>
                <w:sz w:val="21"/>
                <w:szCs w:val="21"/>
              </w:rPr>
              <w:t xml:space="preserve">en la contabilidad de la entidad </w:t>
            </w:r>
            <w:r w:rsidRPr="00375759">
              <w:rPr>
                <w:sz w:val="21"/>
                <w:szCs w:val="21"/>
              </w:rPr>
              <w:t>los derechos laborales</w:t>
            </w:r>
            <w:r w:rsidR="00727BEC" w:rsidRPr="00375759">
              <w:rPr>
                <w:sz w:val="21"/>
                <w:szCs w:val="21"/>
              </w:rPr>
              <w:t>.</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B443B3" w14:textId="54020892" w:rsidR="004F6DC1" w:rsidRPr="00375759" w:rsidRDefault="002451E5">
            <w:pPr>
              <w:spacing w:before="20" w:after="20"/>
            </w:pPr>
            <w:r w:rsidRPr="00375759">
              <w:rPr>
                <w:sz w:val="21"/>
                <w:szCs w:val="21"/>
              </w:rPr>
              <w:t>2.1 Clasifica en un caso práctico un contrato de trabajo según su duración</w:t>
            </w:r>
            <w:r w:rsidR="00727BEC" w:rsidRPr="00375759">
              <w:rPr>
                <w:sz w:val="21"/>
                <w:szCs w:val="21"/>
              </w:rPr>
              <w:t xml:space="preserve"> y efectos</w:t>
            </w:r>
            <w:r w:rsidRPr="00375759">
              <w:rPr>
                <w:sz w:val="21"/>
                <w:szCs w:val="21"/>
              </w:rPr>
              <w:t>.</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95EC6A" w14:textId="77777777" w:rsidR="004F6DC1" w:rsidRPr="00375759" w:rsidRDefault="002451E5">
            <w:pPr>
              <w:spacing w:before="20" w:after="20"/>
            </w:pPr>
            <w:r w:rsidRPr="00375759">
              <w:rPr>
                <w:b/>
                <w:bCs/>
                <w:sz w:val="21"/>
                <w:szCs w:val="21"/>
              </w:rPr>
              <w:t xml:space="preserve">Producto 7: </w:t>
            </w:r>
            <w:r w:rsidRPr="00375759">
              <w:rPr>
                <w:sz w:val="21"/>
                <w:szCs w:val="21"/>
              </w:rPr>
              <w:t>Ficha de clasificación del contrato de trabajo.</w:t>
            </w:r>
          </w:p>
        </w:tc>
      </w:tr>
      <w:tr w:rsidR="004F6DC1" w14:paraId="30F0C3D0" w14:textId="77777777" w:rsidTr="00C23A1B">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14:paraId="45030467" w14:textId="77777777" w:rsidR="004F6DC1" w:rsidRPr="00375759" w:rsidRDefault="004F6DC1"/>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CCAF79" w14:textId="5265AF6F" w:rsidR="004F6DC1" w:rsidRPr="00375759" w:rsidRDefault="002451E5">
            <w:pPr>
              <w:spacing w:before="20" w:after="20"/>
            </w:pPr>
            <w:r w:rsidRPr="00375759">
              <w:rPr>
                <w:sz w:val="21"/>
                <w:szCs w:val="21"/>
              </w:rPr>
              <w:t>2.2 Explica el reconocimiento de los derechos laborales del trabajador según la NIC 19.</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747673" w14:textId="77777777" w:rsidR="004F6DC1" w:rsidRPr="00375759" w:rsidRDefault="002451E5">
            <w:pPr>
              <w:spacing w:before="20" w:after="20"/>
            </w:pPr>
            <w:r w:rsidRPr="00375759">
              <w:rPr>
                <w:b/>
                <w:bCs/>
                <w:sz w:val="21"/>
                <w:szCs w:val="21"/>
              </w:rPr>
              <w:t xml:space="preserve">Producto 8: </w:t>
            </w:r>
            <w:r w:rsidRPr="00375759">
              <w:rPr>
                <w:sz w:val="21"/>
                <w:szCs w:val="21"/>
              </w:rPr>
              <w:t>Resumen de los beneficios a los empleados según la NIC 19.</w:t>
            </w:r>
          </w:p>
        </w:tc>
      </w:tr>
      <w:tr w:rsidR="004F6DC1" w14:paraId="2C4593B0"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4D895" w14:textId="77777777" w:rsidR="004F6DC1" w:rsidRPr="00375759" w:rsidRDefault="002451E5">
            <w:pPr>
              <w:spacing w:before="20" w:after="20"/>
              <w:jc w:val="center"/>
            </w:pPr>
            <w:r w:rsidRPr="00375759">
              <w:rPr>
                <w:b/>
                <w:bCs/>
                <w:i/>
                <w:iCs/>
                <w:sz w:val="21"/>
                <w:szCs w:val="21"/>
              </w:rPr>
              <w:t>Evidencias de conocimiento</w:t>
            </w:r>
          </w:p>
        </w:tc>
      </w:tr>
      <w:tr w:rsidR="004F6DC1" w14:paraId="44D0F66D"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3F8C53" w14:textId="77777777" w:rsidR="004F6DC1" w:rsidRPr="00375759" w:rsidRDefault="002451E5">
            <w:pPr>
              <w:spacing w:before="20" w:after="20"/>
              <w:jc w:val="center"/>
            </w:pPr>
            <w:r w:rsidRPr="00375759">
              <w:rPr>
                <w:b/>
                <w:bCs/>
                <w:i/>
                <w:iCs/>
                <w:sz w:val="21"/>
                <w:szCs w:val="21"/>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F70746" w14:textId="77777777" w:rsidR="004F6DC1" w:rsidRPr="00375759" w:rsidRDefault="002451E5">
            <w:pPr>
              <w:spacing w:before="20" w:after="20"/>
              <w:jc w:val="center"/>
            </w:pPr>
            <w:r w:rsidRPr="00375759">
              <w:rPr>
                <w:b/>
                <w:bCs/>
                <w:i/>
                <w:iCs/>
                <w:sz w:val="21"/>
                <w:szCs w:val="21"/>
              </w:rPr>
              <w:t>Contenidos</w:t>
            </w:r>
          </w:p>
          <w:p w14:paraId="63DEC7F8" w14:textId="77777777" w:rsidR="004F6DC1" w:rsidRPr="00375759" w:rsidRDefault="002451E5">
            <w:pPr>
              <w:spacing w:before="20" w:after="20"/>
              <w:jc w:val="center"/>
            </w:pPr>
            <w:r w:rsidRPr="00375759">
              <w:rPr>
                <w:i/>
                <w:iCs/>
                <w:sz w:val="16"/>
                <w:szCs w:val="16"/>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AA5021" w14:textId="77777777" w:rsidR="004F6DC1" w:rsidRPr="00375759" w:rsidRDefault="002451E5">
            <w:pPr>
              <w:spacing w:before="20" w:after="20"/>
              <w:jc w:val="center"/>
            </w:pPr>
            <w:r w:rsidRPr="00375759">
              <w:rPr>
                <w:b/>
                <w:bCs/>
                <w:i/>
                <w:iCs/>
                <w:sz w:val="21"/>
                <w:szCs w:val="21"/>
              </w:rPr>
              <w:t>Conocimientos circunstanciales</w:t>
            </w:r>
          </w:p>
        </w:tc>
      </w:tr>
      <w:tr w:rsidR="004F6DC1" w14:paraId="62A4C461"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08EFC4" w14:textId="77777777" w:rsidR="00A16D48" w:rsidRPr="00375759" w:rsidRDefault="00A16D48">
            <w:pPr>
              <w:pStyle w:val="NormalWeb"/>
              <w:spacing w:before="20" w:beforeAutospacing="0" w:after="20" w:afterAutospacing="0"/>
            </w:pPr>
            <w:r w:rsidRPr="00375759">
              <w:rPr>
                <w:color w:val="000000"/>
                <w:sz w:val="21"/>
                <w:szCs w:val="21"/>
              </w:rPr>
              <w:t>Tema 6: Contrato individual de trabajo</w:t>
            </w:r>
          </w:p>
          <w:p w14:paraId="7BE2F7BC" w14:textId="77777777" w:rsidR="00A16D48" w:rsidRPr="00375759" w:rsidRDefault="00A16D48">
            <w:pPr>
              <w:pStyle w:val="NormalWeb"/>
              <w:spacing w:before="20" w:beforeAutospacing="0" w:after="20" w:afterAutospacing="0"/>
            </w:pPr>
            <w:r w:rsidRPr="00375759">
              <w:rPr>
                <w:color w:val="000000"/>
                <w:sz w:val="21"/>
                <w:szCs w:val="21"/>
              </w:rPr>
              <w:t>Tema 7: Obligaciones y derechos que nacen del contrato individual de trabajo</w:t>
            </w:r>
          </w:p>
          <w:p w14:paraId="4D46D6B7" w14:textId="77777777" w:rsidR="00A16D48" w:rsidRPr="00375759" w:rsidRDefault="00A16D48">
            <w:pPr>
              <w:pStyle w:val="NormalWeb"/>
              <w:spacing w:before="20" w:beforeAutospacing="0" w:after="20" w:afterAutospacing="0"/>
            </w:pPr>
            <w:r w:rsidRPr="00375759">
              <w:rPr>
                <w:color w:val="000000"/>
                <w:sz w:val="21"/>
                <w:szCs w:val="21"/>
              </w:rPr>
              <w:t>Tema 8: Contrato individual de trabajo por su formalización</w:t>
            </w:r>
          </w:p>
          <w:p w14:paraId="31A80838" w14:textId="77777777" w:rsidR="00A16D48" w:rsidRPr="00375759" w:rsidRDefault="00A16D48">
            <w:pPr>
              <w:pStyle w:val="NormalWeb"/>
              <w:spacing w:before="20" w:beforeAutospacing="0" w:after="20" w:afterAutospacing="0"/>
            </w:pPr>
            <w:r w:rsidRPr="00375759">
              <w:rPr>
                <w:color w:val="000000"/>
                <w:sz w:val="21"/>
                <w:szCs w:val="21"/>
              </w:rPr>
              <w:t>Tema 9: Contrato individual de trabajo por su duración</w:t>
            </w:r>
          </w:p>
          <w:p w14:paraId="4CD4BAC5" w14:textId="59F11D96" w:rsidR="004F6DC1" w:rsidRPr="00375759" w:rsidRDefault="004F6DC1">
            <w:pPr>
              <w:spacing w:before="20" w:after="20"/>
            </w:pP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423FCA" w14:textId="77777777" w:rsidR="00D569F3" w:rsidRPr="00375759" w:rsidRDefault="00D569F3" w:rsidP="00D569F3">
            <w:pPr>
              <w:pStyle w:val="NormalWeb"/>
              <w:spacing w:before="10" w:after="10"/>
              <w:textAlignment w:val="baseline"/>
              <w:rPr>
                <w:color w:val="000000"/>
                <w:sz w:val="22"/>
                <w:szCs w:val="22"/>
              </w:rPr>
            </w:pPr>
            <w:r w:rsidRPr="00375759">
              <w:rPr>
                <w:color w:val="000000"/>
                <w:sz w:val="22"/>
                <w:szCs w:val="22"/>
              </w:rPr>
              <w:t>1.</w:t>
            </w:r>
            <w:r w:rsidRPr="00375759">
              <w:rPr>
                <w:color w:val="000000"/>
                <w:sz w:val="22"/>
                <w:szCs w:val="22"/>
              </w:rPr>
              <w:tab/>
              <w:t>El contrato y el contrato individual de trabajo: concepto e importancia. (C)</w:t>
            </w:r>
          </w:p>
          <w:p w14:paraId="4F961434" w14:textId="77777777" w:rsidR="00D569F3" w:rsidRPr="00375759" w:rsidRDefault="00D569F3" w:rsidP="00D569F3">
            <w:pPr>
              <w:pStyle w:val="NormalWeb"/>
              <w:spacing w:before="10" w:after="10"/>
              <w:textAlignment w:val="baseline"/>
              <w:rPr>
                <w:color w:val="000000"/>
                <w:sz w:val="22"/>
                <w:szCs w:val="22"/>
              </w:rPr>
            </w:pPr>
            <w:r w:rsidRPr="00375759">
              <w:rPr>
                <w:color w:val="000000"/>
                <w:sz w:val="22"/>
                <w:szCs w:val="22"/>
              </w:rPr>
              <w:t>2.</w:t>
            </w:r>
            <w:r w:rsidRPr="00375759">
              <w:rPr>
                <w:color w:val="000000"/>
                <w:sz w:val="22"/>
                <w:szCs w:val="22"/>
              </w:rPr>
              <w:tab/>
              <w:t>Contrato individual de trabajo y relación jurídica laboral, su función y sus características. (C)</w:t>
            </w:r>
          </w:p>
          <w:p w14:paraId="4B91F76A" w14:textId="77777777" w:rsidR="00D569F3" w:rsidRPr="00375759" w:rsidRDefault="00D569F3" w:rsidP="00D569F3">
            <w:pPr>
              <w:pStyle w:val="NormalWeb"/>
              <w:spacing w:before="10" w:after="10"/>
              <w:textAlignment w:val="baseline"/>
              <w:rPr>
                <w:color w:val="000000"/>
                <w:sz w:val="22"/>
                <w:szCs w:val="22"/>
              </w:rPr>
            </w:pPr>
            <w:r w:rsidRPr="00375759">
              <w:rPr>
                <w:color w:val="000000"/>
                <w:sz w:val="22"/>
                <w:szCs w:val="22"/>
              </w:rPr>
              <w:t>3.</w:t>
            </w:r>
            <w:r w:rsidRPr="00375759">
              <w:rPr>
                <w:color w:val="000000"/>
                <w:sz w:val="22"/>
                <w:szCs w:val="22"/>
              </w:rPr>
              <w:tab/>
              <w:t>Requisitos esenciales del contrato individual de trabajo. (C, P)</w:t>
            </w:r>
          </w:p>
          <w:p w14:paraId="39CD8642" w14:textId="77777777" w:rsidR="00D569F3" w:rsidRPr="00375759" w:rsidRDefault="00D569F3" w:rsidP="00D569F3">
            <w:pPr>
              <w:pStyle w:val="NormalWeb"/>
              <w:spacing w:before="10" w:after="10"/>
              <w:textAlignment w:val="baseline"/>
              <w:rPr>
                <w:color w:val="000000"/>
                <w:sz w:val="22"/>
                <w:szCs w:val="22"/>
              </w:rPr>
            </w:pPr>
            <w:r w:rsidRPr="00375759">
              <w:rPr>
                <w:color w:val="000000"/>
                <w:sz w:val="22"/>
                <w:szCs w:val="22"/>
              </w:rPr>
              <w:t>4.</w:t>
            </w:r>
            <w:r w:rsidRPr="00375759">
              <w:rPr>
                <w:color w:val="000000"/>
                <w:sz w:val="22"/>
                <w:szCs w:val="22"/>
              </w:rPr>
              <w:tab/>
              <w:t>Contenido del contrato individual de trabajo, obligaciones y derechos del trabajador y del empleador y su interpretación contable. (C, P)</w:t>
            </w:r>
          </w:p>
          <w:p w14:paraId="1CA46945" w14:textId="77777777" w:rsidR="00D569F3" w:rsidRPr="00375759" w:rsidRDefault="00D569F3" w:rsidP="00D569F3">
            <w:pPr>
              <w:pStyle w:val="NormalWeb"/>
              <w:spacing w:before="10" w:after="10"/>
              <w:textAlignment w:val="baseline"/>
              <w:rPr>
                <w:color w:val="000000"/>
                <w:sz w:val="22"/>
                <w:szCs w:val="22"/>
              </w:rPr>
            </w:pPr>
            <w:r w:rsidRPr="00375759">
              <w:rPr>
                <w:color w:val="000000"/>
                <w:sz w:val="22"/>
                <w:szCs w:val="22"/>
              </w:rPr>
              <w:t>5.</w:t>
            </w:r>
            <w:r w:rsidRPr="00375759">
              <w:rPr>
                <w:color w:val="000000"/>
                <w:sz w:val="22"/>
                <w:szCs w:val="22"/>
              </w:rPr>
              <w:tab/>
              <w:t>Consideraciones generales sobre el contrato individual de trabajo por su formalización: contrato verbal y contrato escrito. (C)</w:t>
            </w:r>
          </w:p>
          <w:p w14:paraId="6A6746FE" w14:textId="77777777" w:rsidR="00D569F3" w:rsidRPr="00375759" w:rsidRDefault="00D569F3" w:rsidP="00D569F3">
            <w:pPr>
              <w:pStyle w:val="NormalWeb"/>
              <w:spacing w:before="10" w:after="10"/>
              <w:textAlignment w:val="baseline"/>
              <w:rPr>
                <w:color w:val="000000"/>
                <w:sz w:val="22"/>
                <w:szCs w:val="22"/>
              </w:rPr>
            </w:pPr>
            <w:r w:rsidRPr="00375759">
              <w:rPr>
                <w:color w:val="000000"/>
                <w:sz w:val="22"/>
                <w:szCs w:val="22"/>
              </w:rPr>
              <w:t>6.</w:t>
            </w:r>
            <w:r w:rsidRPr="00375759">
              <w:rPr>
                <w:color w:val="000000"/>
                <w:sz w:val="22"/>
                <w:szCs w:val="22"/>
              </w:rPr>
              <w:tab/>
              <w:t>Contrato individual de trabajo por tiempo indefinido y por tiempo determinado o plazo fijo. (C, P)</w:t>
            </w:r>
          </w:p>
          <w:p w14:paraId="171B70B1" w14:textId="77777777" w:rsidR="00D569F3" w:rsidRPr="00375759" w:rsidRDefault="00D569F3" w:rsidP="00D569F3">
            <w:pPr>
              <w:pStyle w:val="NormalWeb"/>
              <w:spacing w:before="10" w:after="10"/>
              <w:textAlignment w:val="baseline"/>
              <w:rPr>
                <w:color w:val="000000"/>
                <w:sz w:val="22"/>
                <w:szCs w:val="22"/>
              </w:rPr>
            </w:pPr>
            <w:r w:rsidRPr="00375759">
              <w:rPr>
                <w:color w:val="000000"/>
                <w:sz w:val="22"/>
                <w:szCs w:val="22"/>
              </w:rPr>
              <w:t>7.</w:t>
            </w:r>
            <w:r w:rsidRPr="00375759">
              <w:rPr>
                <w:color w:val="000000"/>
                <w:sz w:val="22"/>
                <w:szCs w:val="22"/>
              </w:rPr>
              <w:tab/>
              <w:t>Derechos laborales del trabajador según la NIC 19. (C, P)</w:t>
            </w:r>
          </w:p>
          <w:p w14:paraId="3579EA52" w14:textId="12BEF7CB" w:rsidR="004F6DC1" w:rsidRPr="00375759" w:rsidRDefault="00D569F3" w:rsidP="00D569F3">
            <w:pPr>
              <w:pStyle w:val="NormalWeb"/>
              <w:spacing w:before="10" w:beforeAutospacing="0" w:after="10" w:afterAutospacing="0"/>
              <w:textAlignment w:val="baseline"/>
              <w:rPr>
                <w:color w:val="000000"/>
                <w:sz w:val="22"/>
                <w:szCs w:val="22"/>
              </w:rPr>
            </w:pPr>
            <w:r w:rsidRPr="00375759">
              <w:rPr>
                <w:color w:val="000000"/>
                <w:sz w:val="22"/>
                <w:szCs w:val="22"/>
              </w:rPr>
              <w:t>8.</w:t>
            </w:r>
            <w:r w:rsidRPr="00375759">
              <w:rPr>
                <w:color w:val="000000"/>
                <w:sz w:val="22"/>
                <w:szCs w:val="22"/>
              </w:rPr>
              <w:tab/>
              <w:t>Contrato por temporada o estacional, contrato eventual, y contrato por obra o por servicio. (C, P)</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47F52" w14:textId="6B5F1E3E" w:rsidR="00375759" w:rsidRPr="00375759" w:rsidRDefault="00375759" w:rsidP="00375759">
            <w:pPr>
              <w:pStyle w:val="NormalWeb"/>
              <w:numPr>
                <w:ilvl w:val="0"/>
                <w:numId w:val="9"/>
              </w:numPr>
              <w:spacing w:before="10" w:after="10"/>
              <w:textAlignment w:val="baseline"/>
              <w:rPr>
                <w:color w:val="000000"/>
                <w:sz w:val="22"/>
                <w:szCs w:val="22"/>
              </w:rPr>
            </w:pPr>
            <w:r w:rsidRPr="00375759">
              <w:rPr>
                <w:color w:val="000000"/>
                <w:sz w:val="22"/>
                <w:szCs w:val="22"/>
              </w:rPr>
              <w:t>Decreto Supremo N° 28699, que determina las características esenciales de la relación laboral: dependencia, subordinación, prestación de trabajo por cuenta ajena y remuneración.</w:t>
            </w:r>
          </w:p>
          <w:p w14:paraId="444693E6" w14:textId="13C552FF" w:rsidR="004F6DC1" w:rsidRPr="00375759" w:rsidRDefault="00375759" w:rsidP="00375759">
            <w:pPr>
              <w:pStyle w:val="NormalWeb"/>
              <w:numPr>
                <w:ilvl w:val="0"/>
                <w:numId w:val="9"/>
              </w:numPr>
              <w:spacing w:before="10" w:beforeAutospacing="0" w:after="10" w:afterAutospacing="0"/>
              <w:textAlignment w:val="baseline"/>
              <w:rPr>
                <w:color w:val="000000"/>
                <w:sz w:val="22"/>
                <w:szCs w:val="22"/>
              </w:rPr>
            </w:pPr>
            <w:r w:rsidRPr="00375759">
              <w:rPr>
                <w:color w:val="000000"/>
                <w:sz w:val="22"/>
                <w:szCs w:val="22"/>
              </w:rPr>
              <w:t>Artículo 22 de la Ley General del Trabajo y artículo 14 de su Decreto Reglamentario, que exigen el visado del contrato de trabajo escrito por la autoridad administrativa del trabajo</w:t>
            </w:r>
          </w:p>
        </w:tc>
      </w:tr>
      <w:tr w:rsidR="004F6DC1" w14:paraId="5DA913AE" w14:textId="77777777">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0EB7AB" w14:textId="278B6132" w:rsidR="004F6DC1" w:rsidRPr="00375759" w:rsidRDefault="002451E5">
            <w:pPr>
              <w:spacing w:before="20" w:after="20"/>
              <w:jc w:val="both"/>
            </w:pPr>
            <w:r w:rsidRPr="00375759">
              <w:rPr>
                <w:b/>
                <w:bCs/>
                <w:i/>
                <w:iCs/>
                <w:sz w:val="21"/>
                <w:szCs w:val="21"/>
              </w:rPr>
              <w:t>Elemento de competencia 3</w:t>
            </w:r>
            <w:r w:rsidR="009C643F" w:rsidRPr="00375759">
              <w:rPr>
                <w:b/>
                <w:bCs/>
                <w:i/>
                <w:iCs/>
                <w:sz w:val="21"/>
                <w:szCs w:val="21"/>
              </w:rPr>
              <w:t>:</w:t>
            </w:r>
            <w:r w:rsidR="009C643F" w:rsidRPr="00375759">
              <w:rPr>
                <w:i/>
                <w:iCs/>
                <w:sz w:val="21"/>
                <w:szCs w:val="21"/>
              </w:rPr>
              <w:t xml:space="preserve"> Aplica</w:t>
            </w:r>
            <w:r w:rsidR="00125899" w:rsidRPr="00375759">
              <w:rPr>
                <w:i/>
                <w:iCs/>
                <w:sz w:val="21"/>
                <w:szCs w:val="21"/>
              </w:rPr>
              <w:t xml:space="preserve"> el régimen legal en la relación laboral para el pago</w:t>
            </w:r>
            <w:r w:rsidR="00125899" w:rsidRPr="00375759">
              <w:rPr>
                <w:sz w:val="21"/>
                <w:szCs w:val="21"/>
              </w:rPr>
              <w:t xml:space="preserve"> de </w:t>
            </w:r>
            <w:r w:rsidRPr="00375759">
              <w:rPr>
                <w:sz w:val="21"/>
                <w:szCs w:val="21"/>
              </w:rPr>
              <w:t>la jornada laboral, el</w:t>
            </w:r>
            <w:r w:rsidR="00125899" w:rsidRPr="00375759">
              <w:rPr>
                <w:sz w:val="21"/>
                <w:szCs w:val="21"/>
              </w:rPr>
              <w:t xml:space="preserve"> derecho al</w:t>
            </w:r>
            <w:r w:rsidRPr="00375759">
              <w:rPr>
                <w:sz w:val="21"/>
                <w:szCs w:val="21"/>
              </w:rPr>
              <w:t xml:space="preserve"> descanso</w:t>
            </w:r>
            <w:r w:rsidR="00125899" w:rsidRPr="00375759">
              <w:rPr>
                <w:sz w:val="21"/>
                <w:szCs w:val="21"/>
              </w:rPr>
              <w:t xml:space="preserve"> y a </w:t>
            </w:r>
            <w:r w:rsidRPr="00375759">
              <w:rPr>
                <w:sz w:val="21"/>
                <w:szCs w:val="21"/>
              </w:rPr>
              <w:t>la vacación.</w:t>
            </w:r>
          </w:p>
        </w:tc>
      </w:tr>
      <w:tr w:rsidR="004F6DC1" w14:paraId="592C32D2" w14:textId="77777777" w:rsidTr="00C23A1B">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64DE04" w14:textId="77777777" w:rsidR="004F6DC1" w:rsidRPr="00375759" w:rsidRDefault="002451E5">
            <w:pPr>
              <w:spacing w:before="20" w:after="20"/>
              <w:jc w:val="center"/>
            </w:pPr>
            <w:r w:rsidRPr="00375759">
              <w:rPr>
                <w:b/>
                <w:bCs/>
                <w:i/>
                <w:iCs/>
                <w:sz w:val="21"/>
                <w:szCs w:val="21"/>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A61732" w14:textId="77777777" w:rsidR="004F6DC1" w:rsidRPr="00375759" w:rsidRDefault="002451E5">
            <w:pPr>
              <w:spacing w:before="20" w:after="20"/>
              <w:jc w:val="center"/>
            </w:pPr>
            <w:r w:rsidRPr="00375759">
              <w:rPr>
                <w:b/>
                <w:bCs/>
                <w:i/>
                <w:iCs/>
                <w:sz w:val="21"/>
                <w:szCs w:val="21"/>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D4A78A" w14:textId="77777777" w:rsidR="004F6DC1" w:rsidRPr="00375759" w:rsidRDefault="002451E5">
            <w:pPr>
              <w:spacing w:before="20" w:after="20"/>
              <w:jc w:val="center"/>
            </w:pPr>
            <w:r w:rsidRPr="00375759">
              <w:rPr>
                <w:b/>
                <w:bCs/>
                <w:i/>
                <w:iCs/>
                <w:sz w:val="21"/>
                <w:szCs w:val="21"/>
              </w:rPr>
              <w:t>Evidencias de producto</w:t>
            </w:r>
          </w:p>
        </w:tc>
      </w:tr>
      <w:tr w:rsidR="004F6DC1" w14:paraId="5C4A6C3E" w14:textId="77777777" w:rsidTr="00C23A1B">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A68C64" w14:textId="10647BB1" w:rsidR="004F6DC1" w:rsidRPr="00375759" w:rsidRDefault="002451E5">
            <w:pPr>
              <w:spacing w:before="20" w:after="20"/>
            </w:pPr>
            <w:r w:rsidRPr="00375759">
              <w:rPr>
                <w:sz w:val="21"/>
                <w:szCs w:val="21"/>
              </w:rPr>
              <w:t>1. Calcula</w:t>
            </w:r>
            <w:r w:rsidR="00125899" w:rsidRPr="00375759">
              <w:rPr>
                <w:sz w:val="21"/>
                <w:szCs w:val="21"/>
              </w:rPr>
              <w:t xml:space="preserve"> el monto correspondiente a</w:t>
            </w:r>
            <w:r w:rsidRPr="00375759">
              <w:rPr>
                <w:sz w:val="21"/>
                <w:szCs w:val="21"/>
              </w:rPr>
              <w:t xml:space="preserve"> la jornada laboral,</w:t>
            </w:r>
            <w:r w:rsidR="00125899" w:rsidRPr="00375759">
              <w:rPr>
                <w:sz w:val="21"/>
                <w:szCs w:val="21"/>
              </w:rPr>
              <w:t xml:space="preserve"> a</w:t>
            </w:r>
            <w:r w:rsidRPr="00375759">
              <w:rPr>
                <w:sz w:val="21"/>
                <w:szCs w:val="21"/>
              </w:rPr>
              <w:t xml:space="preserve"> las horas extraordinarias, </w:t>
            </w:r>
            <w:r w:rsidR="00125899" w:rsidRPr="00375759">
              <w:rPr>
                <w:sz w:val="21"/>
                <w:szCs w:val="21"/>
              </w:rPr>
              <w:t>a</w:t>
            </w:r>
            <w:r w:rsidRPr="00375759">
              <w:rPr>
                <w:sz w:val="21"/>
                <w:szCs w:val="21"/>
              </w:rPr>
              <w:t>l descanso y</w:t>
            </w:r>
            <w:r w:rsidR="00125899" w:rsidRPr="00375759">
              <w:rPr>
                <w:sz w:val="21"/>
                <w:szCs w:val="21"/>
              </w:rPr>
              <w:t xml:space="preserve"> a</w:t>
            </w:r>
            <w:r w:rsidRPr="00375759">
              <w:rPr>
                <w:sz w:val="21"/>
                <w:szCs w:val="21"/>
              </w:rPr>
              <w:t xml:space="preserve"> la vacación anual de un trabajador conforme al régimen legal de cada condición de trabajo.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64939A" w14:textId="73FC88E2" w:rsidR="004F6DC1" w:rsidRPr="00375759" w:rsidRDefault="002451E5">
            <w:pPr>
              <w:spacing w:before="20" w:after="20"/>
            </w:pPr>
            <w:r w:rsidRPr="00375759">
              <w:rPr>
                <w:sz w:val="21"/>
                <w:szCs w:val="21"/>
              </w:rPr>
              <w:t>1.1 Calcula las horas extraordinarias y la jornada nocturna de un trabajador.</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7F220F" w14:textId="77777777" w:rsidR="004F6DC1" w:rsidRPr="00375759" w:rsidRDefault="002451E5">
            <w:pPr>
              <w:spacing w:before="20" w:after="20"/>
            </w:pPr>
            <w:r w:rsidRPr="00375759">
              <w:rPr>
                <w:b/>
                <w:bCs/>
                <w:sz w:val="21"/>
                <w:szCs w:val="21"/>
              </w:rPr>
              <w:t xml:space="preserve">Producto 9: </w:t>
            </w:r>
            <w:r w:rsidRPr="00375759">
              <w:rPr>
                <w:sz w:val="21"/>
                <w:szCs w:val="21"/>
              </w:rPr>
              <w:t>Planilla de la jornada laboral y de las horas extraordinarias.</w:t>
            </w:r>
          </w:p>
        </w:tc>
      </w:tr>
      <w:tr w:rsidR="004F6DC1" w14:paraId="7CB01F6C" w14:textId="77777777" w:rsidTr="00C23A1B">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14:paraId="2E277BB6" w14:textId="77777777" w:rsidR="004F6DC1" w:rsidRPr="00375759" w:rsidRDefault="004F6DC1"/>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C1D241" w14:textId="5DC0E3D9" w:rsidR="004F6DC1" w:rsidRPr="00375759" w:rsidRDefault="002451E5">
            <w:pPr>
              <w:spacing w:before="20" w:after="20"/>
            </w:pPr>
            <w:r w:rsidRPr="00375759">
              <w:rPr>
                <w:sz w:val="21"/>
                <w:szCs w:val="21"/>
              </w:rPr>
              <w:t xml:space="preserve">1.2 </w:t>
            </w:r>
            <w:r w:rsidR="00125899" w:rsidRPr="00375759">
              <w:rPr>
                <w:sz w:val="21"/>
                <w:szCs w:val="21"/>
              </w:rPr>
              <w:t xml:space="preserve">Determina </w:t>
            </w:r>
            <w:r w:rsidRPr="00375759">
              <w:rPr>
                <w:sz w:val="21"/>
                <w:szCs w:val="21"/>
              </w:rPr>
              <w:t>el tiempo y el pago de la vacación anual de un caso.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BD8FD" w14:textId="77777777" w:rsidR="004F6DC1" w:rsidRPr="00375759" w:rsidRDefault="002451E5">
            <w:pPr>
              <w:spacing w:before="20" w:after="20"/>
            </w:pPr>
            <w:r w:rsidRPr="00375759">
              <w:rPr>
                <w:b/>
                <w:bCs/>
                <w:sz w:val="21"/>
                <w:szCs w:val="21"/>
              </w:rPr>
              <w:t xml:space="preserve">Producto 10: </w:t>
            </w:r>
            <w:r w:rsidRPr="00375759">
              <w:rPr>
                <w:sz w:val="21"/>
                <w:szCs w:val="21"/>
              </w:rPr>
              <w:t>Cálculo de la vacación anual de un trabajador.</w:t>
            </w:r>
          </w:p>
        </w:tc>
      </w:tr>
      <w:tr w:rsidR="004F6DC1" w14:paraId="62C154F7" w14:textId="77777777" w:rsidTr="00C23A1B">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B2774F" w14:textId="763896C2" w:rsidR="004F6DC1" w:rsidRPr="00375759" w:rsidRDefault="002451E5">
            <w:pPr>
              <w:spacing w:before="20" w:after="20"/>
            </w:pPr>
            <w:r w:rsidRPr="00375759">
              <w:rPr>
                <w:sz w:val="21"/>
                <w:szCs w:val="21"/>
              </w:rPr>
              <w:t xml:space="preserve">2. Calcula el salario </w:t>
            </w:r>
            <w:r w:rsidR="00125899" w:rsidRPr="00375759">
              <w:rPr>
                <w:sz w:val="21"/>
                <w:szCs w:val="21"/>
              </w:rPr>
              <w:t>y otros</w:t>
            </w:r>
            <w:r w:rsidRPr="00375759">
              <w:rPr>
                <w:sz w:val="21"/>
                <w:szCs w:val="21"/>
              </w:rPr>
              <w:t xml:space="preserve"> conceptos remunera</w:t>
            </w:r>
            <w:r w:rsidR="00125899" w:rsidRPr="00375759">
              <w:rPr>
                <w:sz w:val="21"/>
                <w:szCs w:val="21"/>
              </w:rPr>
              <w:t>bles</w:t>
            </w:r>
            <w:r w:rsidRPr="00375759">
              <w:rPr>
                <w:sz w:val="21"/>
                <w:szCs w:val="21"/>
              </w:rPr>
              <w:t xml:space="preserve"> de</w:t>
            </w:r>
            <w:r w:rsidR="00125899" w:rsidRPr="00375759">
              <w:rPr>
                <w:sz w:val="21"/>
                <w:szCs w:val="21"/>
              </w:rPr>
              <w:t xml:space="preserve">l </w:t>
            </w:r>
            <w:r w:rsidRPr="00375759">
              <w:rPr>
                <w:sz w:val="21"/>
                <w:szCs w:val="21"/>
              </w:rPr>
              <w:t>trabajador, aplicando</w:t>
            </w:r>
            <w:r w:rsidR="00125899" w:rsidRPr="00375759">
              <w:rPr>
                <w:sz w:val="21"/>
                <w:szCs w:val="21"/>
              </w:rPr>
              <w:t xml:space="preserve"> </w:t>
            </w:r>
            <w:r w:rsidRPr="00375759">
              <w:rPr>
                <w:sz w:val="21"/>
                <w:szCs w:val="21"/>
              </w:rPr>
              <w:t>principios</w:t>
            </w:r>
            <w:r w:rsidR="00125899" w:rsidRPr="00375759">
              <w:rPr>
                <w:sz w:val="21"/>
                <w:szCs w:val="21"/>
              </w:rPr>
              <w:t xml:space="preserve"> de </w:t>
            </w:r>
            <w:r w:rsidRPr="00375759">
              <w:rPr>
                <w:sz w:val="21"/>
                <w:szCs w:val="21"/>
              </w:rPr>
              <w:t>protección legal</w:t>
            </w:r>
            <w:r w:rsidR="00125899" w:rsidRPr="00375759">
              <w:rPr>
                <w:sz w:val="21"/>
                <w:szCs w:val="21"/>
              </w:rPr>
              <w:t xml:space="preserve"> y</w:t>
            </w:r>
            <w:r w:rsidRPr="00375759">
              <w:rPr>
                <w:sz w:val="21"/>
                <w:szCs w:val="21"/>
              </w:rPr>
              <w:t xml:space="preserve"> confidencialidad.</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97DBF4" w14:textId="3336ECAF" w:rsidR="004F6DC1" w:rsidRPr="00375759" w:rsidRDefault="002451E5">
            <w:pPr>
              <w:spacing w:before="20" w:after="20"/>
            </w:pPr>
            <w:r w:rsidRPr="00375759">
              <w:rPr>
                <w:sz w:val="21"/>
                <w:szCs w:val="21"/>
              </w:rPr>
              <w:t xml:space="preserve">2.1 </w:t>
            </w:r>
            <w:r w:rsidR="00125899" w:rsidRPr="00375759">
              <w:rPr>
                <w:sz w:val="21"/>
                <w:szCs w:val="21"/>
              </w:rPr>
              <w:t xml:space="preserve">Realiza </w:t>
            </w:r>
            <w:r w:rsidR="0062088E" w:rsidRPr="00375759">
              <w:rPr>
                <w:sz w:val="21"/>
                <w:szCs w:val="21"/>
              </w:rPr>
              <w:t xml:space="preserve">el cálculo </w:t>
            </w:r>
            <w:r w:rsidR="00125899" w:rsidRPr="00375759">
              <w:rPr>
                <w:sz w:val="21"/>
                <w:szCs w:val="21"/>
              </w:rPr>
              <w:t>d</w:t>
            </w:r>
            <w:r w:rsidRPr="00375759">
              <w:rPr>
                <w:sz w:val="21"/>
                <w:szCs w:val="21"/>
              </w:rPr>
              <w:t>el salario</w:t>
            </w:r>
            <w:r w:rsidR="0062088E" w:rsidRPr="00375759">
              <w:rPr>
                <w:sz w:val="21"/>
                <w:szCs w:val="21"/>
              </w:rPr>
              <w:t xml:space="preserve"> mensual</w:t>
            </w:r>
            <w:r w:rsidRPr="00375759">
              <w:rPr>
                <w:sz w:val="21"/>
                <w:szCs w:val="21"/>
              </w:rPr>
              <w:t>, el aguinaldo y los bonos de un trabajador.</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DDF9B4" w14:textId="77777777" w:rsidR="004F6DC1" w:rsidRPr="00375759" w:rsidRDefault="002451E5">
            <w:pPr>
              <w:spacing w:before="20" w:after="20"/>
            </w:pPr>
            <w:r w:rsidRPr="00375759">
              <w:rPr>
                <w:b/>
                <w:bCs/>
                <w:sz w:val="21"/>
                <w:szCs w:val="21"/>
              </w:rPr>
              <w:t xml:space="preserve">Producto 11: </w:t>
            </w:r>
            <w:r w:rsidRPr="00375759">
              <w:rPr>
                <w:sz w:val="21"/>
                <w:szCs w:val="21"/>
              </w:rPr>
              <w:t>Boleta de pago con el salario, el aguinaldo y los bonos.</w:t>
            </w:r>
          </w:p>
        </w:tc>
      </w:tr>
      <w:tr w:rsidR="004F6DC1" w14:paraId="17DF0899" w14:textId="77777777" w:rsidTr="00C23A1B">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14:paraId="2DE57B1F" w14:textId="77777777" w:rsidR="004F6DC1" w:rsidRPr="00375759" w:rsidRDefault="004F6DC1"/>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B1239C" w14:textId="60570375" w:rsidR="004F6DC1" w:rsidRPr="00375759" w:rsidRDefault="002451E5">
            <w:pPr>
              <w:spacing w:before="20" w:after="20"/>
            </w:pPr>
            <w:r w:rsidRPr="00375759">
              <w:rPr>
                <w:sz w:val="21"/>
                <w:szCs w:val="21"/>
              </w:rPr>
              <w:t>2.2 Determina el bono de antigüedad, el bono de producción y el subsidio de frontera de un caso.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AFFF39" w14:textId="3A21701F" w:rsidR="004F6DC1" w:rsidRPr="00375759" w:rsidRDefault="002451E5">
            <w:pPr>
              <w:spacing w:before="20" w:after="20"/>
            </w:pPr>
            <w:r w:rsidRPr="00375759">
              <w:rPr>
                <w:b/>
                <w:bCs/>
                <w:sz w:val="21"/>
                <w:szCs w:val="21"/>
              </w:rPr>
              <w:t xml:space="preserve">Producto 12: </w:t>
            </w:r>
            <w:r w:rsidRPr="00375759">
              <w:rPr>
                <w:sz w:val="21"/>
                <w:szCs w:val="21"/>
              </w:rPr>
              <w:t>Cuadro de los conceptos remunera</w:t>
            </w:r>
            <w:r w:rsidR="0062088E" w:rsidRPr="00375759">
              <w:rPr>
                <w:sz w:val="21"/>
                <w:szCs w:val="21"/>
              </w:rPr>
              <w:t>ble</w:t>
            </w:r>
            <w:r w:rsidRPr="00375759">
              <w:rPr>
                <w:sz w:val="21"/>
                <w:szCs w:val="21"/>
              </w:rPr>
              <w:t>s de un trabajador.</w:t>
            </w:r>
          </w:p>
        </w:tc>
      </w:tr>
      <w:tr w:rsidR="004F6DC1" w14:paraId="21D1A044"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5995B8" w14:textId="77777777" w:rsidR="004F6DC1" w:rsidRPr="00375759" w:rsidRDefault="002451E5">
            <w:pPr>
              <w:spacing w:before="20" w:after="20"/>
              <w:jc w:val="center"/>
            </w:pPr>
            <w:r w:rsidRPr="00375759">
              <w:rPr>
                <w:b/>
                <w:bCs/>
                <w:i/>
                <w:iCs/>
                <w:sz w:val="21"/>
                <w:szCs w:val="21"/>
              </w:rPr>
              <w:t>Evidencias de conocimiento</w:t>
            </w:r>
          </w:p>
        </w:tc>
      </w:tr>
      <w:tr w:rsidR="004F6DC1" w14:paraId="72DDED1C"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E242D" w14:textId="77777777" w:rsidR="004F6DC1" w:rsidRPr="00375759" w:rsidRDefault="002451E5">
            <w:pPr>
              <w:spacing w:before="20" w:after="20"/>
              <w:jc w:val="center"/>
            </w:pPr>
            <w:r w:rsidRPr="00375759">
              <w:rPr>
                <w:b/>
                <w:bCs/>
                <w:i/>
                <w:iCs/>
                <w:sz w:val="21"/>
                <w:szCs w:val="21"/>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BE932A" w14:textId="77777777" w:rsidR="004F6DC1" w:rsidRPr="00375759" w:rsidRDefault="002451E5">
            <w:pPr>
              <w:spacing w:before="20" w:after="20"/>
              <w:jc w:val="center"/>
            </w:pPr>
            <w:r w:rsidRPr="00375759">
              <w:rPr>
                <w:b/>
                <w:bCs/>
                <w:i/>
                <w:iCs/>
                <w:sz w:val="21"/>
                <w:szCs w:val="21"/>
              </w:rPr>
              <w:t>Contenidos</w:t>
            </w:r>
          </w:p>
          <w:p w14:paraId="63206A4E" w14:textId="77777777" w:rsidR="004F6DC1" w:rsidRPr="00375759" w:rsidRDefault="002451E5">
            <w:pPr>
              <w:spacing w:before="20" w:after="20"/>
              <w:jc w:val="center"/>
            </w:pPr>
            <w:r w:rsidRPr="00375759">
              <w:rPr>
                <w:i/>
                <w:iCs/>
                <w:sz w:val="16"/>
                <w:szCs w:val="16"/>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B1E15" w14:textId="77777777" w:rsidR="004F6DC1" w:rsidRPr="00375759" w:rsidRDefault="002451E5">
            <w:pPr>
              <w:spacing w:before="20" w:after="20"/>
              <w:jc w:val="center"/>
            </w:pPr>
            <w:r w:rsidRPr="00375759">
              <w:rPr>
                <w:b/>
                <w:bCs/>
                <w:i/>
                <w:iCs/>
                <w:sz w:val="21"/>
                <w:szCs w:val="21"/>
              </w:rPr>
              <w:t>Conocimientos circunstanciales</w:t>
            </w:r>
          </w:p>
        </w:tc>
      </w:tr>
      <w:tr w:rsidR="00D569F3" w14:paraId="37C51A0F"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508651" w14:textId="77777777" w:rsidR="00D569F3" w:rsidRPr="00375759" w:rsidRDefault="00D569F3" w:rsidP="00D569F3">
            <w:pPr>
              <w:spacing w:before="20" w:after="20"/>
              <w:rPr>
                <w:sz w:val="21"/>
                <w:szCs w:val="21"/>
              </w:rPr>
            </w:pPr>
            <w:r w:rsidRPr="00375759">
              <w:rPr>
                <w:sz w:val="21"/>
                <w:szCs w:val="21"/>
              </w:rPr>
              <w:t>Tema 10: Jornada laboral</w:t>
            </w:r>
          </w:p>
          <w:p w14:paraId="62D57A65" w14:textId="77777777" w:rsidR="00D569F3" w:rsidRPr="00375759" w:rsidRDefault="00D569F3" w:rsidP="00D569F3">
            <w:pPr>
              <w:spacing w:before="20" w:after="20"/>
            </w:pPr>
            <w:r w:rsidRPr="00375759">
              <w:t>Tema 11: Descanso en la jornada laboral</w:t>
            </w:r>
          </w:p>
          <w:p w14:paraId="36C4FE3C" w14:textId="77777777" w:rsidR="00D569F3" w:rsidRPr="00375759" w:rsidRDefault="00D569F3" w:rsidP="00D569F3">
            <w:pPr>
              <w:spacing w:before="20" w:after="20"/>
            </w:pPr>
            <w:r w:rsidRPr="00375759">
              <w:t>Tema 12: La vacación anual</w:t>
            </w:r>
          </w:p>
          <w:p w14:paraId="5952EEB2" w14:textId="77777777" w:rsidR="00D569F3" w:rsidRPr="00375759" w:rsidRDefault="00D569F3" w:rsidP="00D569F3">
            <w:pPr>
              <w:spacing w:before="20" w:after="20"/>
            </w:pPr>
            <w:r w:rsidRPr="00375759">
              <w:t>Tema 13: Salario – sueldo</w:t>
            </w:r>
          </w:p>
          <w:p w14:paraId="58639353" w14:textId="77777777" w:rsidR="00D569F3" w:rsidRPr="00375759" w:rsidRDefault="00D569F3" w:rsidP="00D569F3">
            <w:pPr>
              <w:spacing w:before="20" w:after="20"/>
            </w:pPr>
            <w:r w:rsidRPr="00375759">
              <w:t>Tema 14: Otros conceptos remuneratorios</w:t>
            </w:r>
          </w:p>
          <w:p w14:paraId="7B895533" w14:textId="5D9BF589" w:rsidR="00D569F3" w:rsidRPr="00375759" w:rsidRDefault="00D569F3" w:rsidP="00D569F3">
            <w:pPr>
              <w:spacing w:before="20" w:after="20"/>
            </w:pP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7D1CCA" w14:textId="77777777" w:rsidR="00D569F3" w:rsidRPr="00375759" w:rsidRDefault="00D569F3" w:rsidP="00D569F3">
            <w:pPr>
              <w:pStyle w:val="Prrafodelista"/>
              <w:numPr>
                <w:ilvl w:val="0"/>
                <w:numId w:val="2"/>
              </w:numPr>
              <w:spacing w:before="10" w:after="10"/>
            </w:pPr>
            <w:r w:rsidRPr="00375759">
              <w:rPr>
                <w:sz w:val="21"/>
                <w:szCs w:val="21"/>
              </w:rPr>
              <w:t>Importancia y concepto de la jornada laboral en la Ley General del Trabajo y su decreto reglamentario.</w:t>
            </w:r>
            <w:r w:rsidRPr="00375759">
              <w:t xml:space="preserve"> ( C )</w:t>
            </w:r>
          </w:p>
          <w:p w14:paraId="0AC66154" w14:textId="77777777" w:rsidR="00D569F3" w:rsidRPr="00375759" w:rsidRDefault="00D569F3" w:rsidP="00D569F3">
            <w:pPr>
              <w:pStyle w:val="Prrafodelista"/>
              <w:numPr>
                <w:ilvl w:val="0"/>
                <w:numId w:val="2"/>
              </w:numPr>
              <w:spacing w:before="10" w:after="10"/>
            </w:pPr>
            <w:r w:rsidRPr="00375759">
              <w:t>Elementos del concepto de jornada, y jornada máxima de trabajo: fundamentos y excepciones. ( C )</w:t>
            </w:r>
          </w:p>
          <w:p w14:paraId="77909560" w14:textId="77777777" w:rsidR="00D569F3" w:rsidRPr="00375759" w:rsidRDefault="00D569F3" w:rsidP="00D569F3">
            <w:pPr>
              <w:pStyle w:val="Prrafodelista"/>
              <w:numPr>
                <w:ilvl w:val="0"/>
                <w:numId w:val="2"/>
              </w:numPr>
              <w:spacing w:before="10" w:after="10"/>
            </w:pPr>
            <w:r w:rsidRPr="00375759">
              <w:t>Extensión de la jornada máxima de trabajo y horas extraordinarias. ( C, P )</w:t>
            </w:r>
          </w:p>
          <w:p w14:paraId="00BF771E" w14:textId="77777777" w:rsidR="00D569F3" w:rsidRPr="00375759" w:rsidRDefault="00D569F3" w:rsidP="00D569F3">
            <w:pPr>
              <w:pStyle w:val="Prrafodelista"/>
              <w:numPr>
                <w:ilvl w:val="0"/>
                <w:numId w:val="2"/>
              </w:numPr>
              <w:spacing w:before="10" w:after="10"/>
            </w:pPr>
            <w:r w:rsidRPr="00375759">
              <w:t xml:space="preserve">Jornada nocturna, jornada por equipos, </w:t>
            </w:r>
            <w:proofErr w:type="spellStart"/>
            <w:r w:rsidRPr="00375759">
              <w:t>tempus</w:t>
            </w:r>
            <w:proofErr w:type="spellEnd"/>
            <w:r w:rsidRPr="00375759">
              <w:t xml:space="preserve"> in </w:t>
            </w:r>
            <w:proofErr w:type="spellStart"/>
            <w:r w:rsidRPr="00375759">
              <w:t>itinere</w:t>
            </w:r>
            <w:proofErr w:type="spellEnd"/>
            <w:r w:rsidRPr="00375759">
              <w:t xml:space="preserve"> y días hábiles para trabajar. ( C, P )</w:t>
            </w:r>
          </w:p>
          <w:p w14:paraId="4C497B76" w14:textId="77777777" w:rsidR="00D569F3" w:rsidRPr="00375759" w:rsidRDefault="00D569F3" w:rsidP="00D569F3">
            <w:pPr>
              <w:pStyle w:val="Prrafodelista"/>
              <w:numPr>
                <w:ilvl w:val="0"/>
                <w:numId w:val="2"/>
              </w:numPr>
              <w:spacing w:before="10" w:after="10"/>
            </w:pPr>
            <w:r w:rsidRPr="00375759">
              <w:t>Fundamentos, concepto y clases de descanso. ( C )</w:t>
            </w:r>
          </w:p>
          <w:p w14:paraId="3A12353C" w14:textId="77777777" w:rsidR="00D569F3" w:rsidRPr="00375759" w:rsidRDefault="00D569F3" w:rsidP="00D569F3">
            <w:pPr>
              <w:pStyle w:val="Prrafodelista"/>
              <w:numPr>
                <w:ilvl w:val="0"/>
                <w:numId w:val="2"/>
              </w:numPr>
              <w:spacing w:before="10" w:after="10"/>
            </w:pPr>
            <w:r w:rsidRPr="00375759">
              <w:t>Descanso intermedio dentro de la jornada diaria y descanso nocturno. ( C )</w:t>
            </w:r>
          </w:p>
          <w:p w14:paraId="67911C28" w14:textId="77777777" w:rsidR="00D569F3" w:rsidRPr="00375759" w:rsidRDefault="00D569F3" w:rsidP="00D569F3">
            <w:pPr>
              <w:pStyle w:val="Prrafodelista"/>
              <w:numPr>
                <w:ilvl w:val="0"/>
                <w:numId w:val="2"/>
              </w:numPr>
              <w:spacing w:before="10" w:after="10"/>
            </w:pPr>
            <w:r w:rsidRPr="00375759">
              <w:t>Descanso semanal o hebdomadario, el trabajo dominical y el descanso de día y medio o sábado inglés. ( C, P )</w:t>
            </w:r>
          </w:p>
          <w:p w14:paraId="44F210CF" w14:textId="77777777" w:rsidR="00D569F3" w:rsidRPr="00375759" w:rsidRDefault="00D569F3" w:rsidP="00D569F3">
            <w:pPr>
              <w:pStyle w:val="Prrafodelista"/>
              <w:numPr>
                <w:ilvl w:val="0"/>
                <w:numId w:val="2"/>
              </w:numPr>
              <w:spacing w:before="10" w:after="10"/>
            </w:pPr>
            <w:r w:rsidRPr="00375759">
              <w:t>Fundamentos, concepto y naturaleza jurídica de las vacaciones. ( C )</w:t>
            </w:r>
          </w:p>
          <w:p w14:paraId="157BACB8" w14:textId="77777777" w:rsidR="00D569F3" w:rsidRPr="00375759" w:rsidRDefault="00D569F3" w:rsidP="00D569F3">
            <w:pPr>
              <w:pStyle w:val="Prrafodelista"/>
              <w:numPr>
                <w:ilvl w:val="0"/>
                <w:numId w:val="2"/>
              </w:numPr>
              <w:spacing w:before="10" w:after="10"/>
            </w:pPr>
            <w:r w:rsidRPr="00375759">
              <w:t>Escala y caracteres de las vacaciones, y vacaciones colectivas. ( C, P )</w:t>
            </w:r>
          </w:p>
          <w:p w14:paraId="449DC850" w14:textId="77777777" w:rsidR="00D569F3" w:rsidRPr="00375759" w:rsidRDefault="00D569F3" w:rsidP="00D569F3">
            <w:pPr>
              <w:pStyle w:val="Prrafodelista"/>
              <w:numPr>
                <w:ilvl w:val="0"/>
                <w:numId w:val="2"/>
              </w:numPr>
              <w:spacing w:before="10" w:after="10"/>
            </w:pPr>
            <w:r w:rsidRPr="00375759">
              <w:t>Tiempo requerido para tener derecho a vacaciones, vacaciones y faltas, y cálculo para el pago de las vacaciones. ( P )</w:t>
            </w:r>
          </w:p>
          <w:p w14:paraId="741A8B1D" w14:textId="77777777" w:rsidR="00D569F3" w:rsidRPr="00375759" w:rsidRDefault="00D569F3" w:rsidP="00D569F3">
            <w:pPr>
              <w:pStyle w:val="Prrafodelista"/>
              <w:numPr>
                <w:ilvl w:val="0"/>
                <w:numId w:val="2"/>
              </w:numPr>
              <w:spacing w:before="10" w:after="10"/>
            </w:pPr>
            <w:r w:rsidRPr="00375759">
              <w:t>Remuneración y sueldo: etimología, concepto y efectos jurídicos. ( C )</w:t>
            </w:r>
          </w:p>
          <w:p w14:paraId="3957C083" w14:textId="77777777" w:rsidR="00D569F3" w:rsidRPr="00375759" w:rsidRDefault="00D569F3" w:rsidP="00D569F3">
            <w:pPr>
              <w:pStyle w:val="Prrafodelista"/>
              <w:numPr>
                <w:ilvl w:val="0"/>
                <w:numId w:val="2"/>
              </w:numPr>
              <w:spacing w:before="10" w:after="10"/>
            </w:pPr>
            <w:r w:rsidRPr="00375759">
              <w:t>Características y principios del sueldo y salario, y su protección legal. ( C, A )</w:t>
            </w:r>
          </w:p>
          <w:p w14:paraId="7681277F" w14:textId="77777777" w:rsidR="00D569F3" w:rsidRPr="00375759" w:rsidRDefault="00D569F3" w:rsidP="00D569F3">
            <w:pPr>
              <w:pStyle w:val="Prrafodelista"/>
              <w:numPr>
                <w:ilvl w:val="0"/>
                <w:numId w:val="2"/>
              </w:numPr>
              <w:spacing w:before="10" w:after="10"/>
            </w:pPr>
            <w:r w:rsidRPr="00375759">
              <w:t>Pago de sueldos y salarios, salario y aportes de ley, y régimen tributario. ( C, P )</w:t>
            </w:r>
          </w:p>
          <w:p w14:paraId="53D51F08" w14:textId="77777777" w:rsidR="00D569F3" w:rsidRPr="00375759" w:rsidRDefault="00D569F3" w:rsidP="00D569F3">
            <w:pPr>
              <w:pStyle w:val="Prrafodelista"/>
              <w:numPr>
                <w:ilvl w:val="0"/>
                <w:numId w:val="2"/>
              </w:numPr>
              <w:spacing w:before="10" w:after="10"/>
            </w:pPr>
            <w:r w:rsidRPr="00375759">
              <w:t>Salario básico, salario total y salario dominical. ( C, P )</w:t>
            </w:r>
          </w:p>
          <w:p w14:paraId="32146553" w14:textId="77777777" w:rsidR="00D569F3" w:rsidRPr="00375759" w:rsidRDefault="00D569F3" w:rsidP="00D569F3">
            <w:pPr>
              <w:pStyle w:val="Prrafodelista"/>
              <w:numPr>
                <w:ilvl w:val="0"/>
                <w:numId w:val="2"/>
              </w:numPr>
              <w:spacing w:before="10" w:after="10"/>
            </w:pPr>
            <w:del w:id="9007" w:author="Comisión de revisión 4.5" w:date="2026-10-13T00:00:00Z">
              <w:r>
                <w:delText xml:space="preserve">Aguinaldo de navidad</w:delText>
              </w:r>
            </w:del>
            <w:ins w:id="9008" w:author="Comisión de revisión 4.5" w:date="2026-10-13T00:00:00Z">
              <w:r>
                <w:t xml:space="preserve">Aguinaldo de Navidad</w:t>
              </w:r>
            </w:ins>
            <w:r>
              <w:t xml:space="preserve"> o sueldo anual, y primas anuales. ( C, P )</w:t>
            </w:r>
          </w:p>
          <w:p w14:paraId="537FFED0" w14:textId="77777777" w:rsidR="00D569F3" w:rsidRPr="00375759" w:rsidRDefault="00D569F3" w:rsidP="00D569F3">
            <w:pPr>
              <w:pStyle w:val="Prrafodelista"/>
              <w:numPr>
                <w:ilvl w:val="0"/>
                <w:numId w:val="2"/>
              </w:numPr>
              <w:spacing w:before="10" w:after="10"/>
            </w:pPr>
            <w:r w:rsidRPr="00375759">
              <w:t>Bono de antigüedad, bono de producción y subsidio de frontera. ( C, P )</w:t>
            </w:r>
          </w:p>
          <w:p w14:paraId="61AED67B" w14:textId="4425D298" w:rsidR="00D569F3" w:rsidRPr="00375759" w:rsidRDefault="00D569F3" w:rsidP="00D569F3">
            <w:pPr>
              <w:pStyle w:val="Prrafodelista"/>
              <w:numPr>
                <w:ilvl w:val="0"/>
                <w:numId w:val="2"/>
              </w:numPr>
              <w:spacing w:before="10" w:after="10"/>
            </w:pPr>
            <w:r w:rsidRPr="00375759">
              <w:t>Algoritmos. ( P, T )</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8F7866" w14:textId="2E7480E6" w:rsidR="00375759" w:rsidRDefault="00375759" w:rsidP="00375759">
            <w:pPr>
              <w:pStyle w:val="NormalWeb"/>
              <w:numPr>
                <w:ilvl w:val="0"/>
                <w:numId w:val="9"/>
              </w:numPr>
              <w:spacing w:before="10" w:after="10"/>
              <w:textAlignment w:val="baseline"/>
            </w:pPr>
            <w:r>
              <w:t>Ley General del Trabajo y su Decreto Reglamentario, que fijan la jornada máxima de trabajo en el país.</w:t>
            </w:r>
          </w:p>
          <w:p w14:paraId="0BAE4621" w14:textId="13AC1C6D" w:rsidR="00D569F3" w:rsidRPr="00375759" w:rsidRDefault="00375759" w:rsidP="00375759">
            <w:pPr>
              <w:pStyle w:val="NormalWeb"/>
              <w:numPr>
                <w:ilvl w:val="0"/>
                <w:numId w:val="9"/>
              </w:numPr>
              <w:spacing w:before="10" w:beforeAutospacing="0" w:after="10" w:afterAutospacing="0"/>
              <w:textAlignment w:val="baseline"/>
            </w:pPr>
            <w:r>
              <w:t>Salario Mínimo Nacional vigente en Bolivia, fijado en Bs 3.300 por el Decreto Supremo N° 5516, de enero de 2026, y actualizado anualmente por decreto supremo</w:t>
            </w:r>
          </w:p>
        </w:tc>
      </w:tr>
      <w:tr w:rsidR="00D569F3" w14:paraId="5FED16AF" w14:textId="77777777">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858286" w14:textId="552D22C1" w:rsidR="00D569F3" w:rsidRPr="00375759" w:rsidRDefault="00D569F3" w:rsidP="00D569F3">
            <w:pPr>
              <w:spacing w:before="20" w:after="20"/>
              <w:jc w:val="both"/>
            </w:pPr>
            <w:r w:rsidRPr="00375759">
              <w:rPr>
                <w:b/>
                <w:bCs/>
                <w:i/>
                <w:iCs/>
                <w:sz w:val="21"/>
                <w:szCs w:val="21"/>
              </w:rPr>
              <w:t xml:space="preserve">Elemento de competencia 4: </w:t>
            </w:r>
            <w:r w:rsidRPr="00375759">
              <w:rPr>
                <w:sz w:val="21"/>
                <w:szCs w:val="21"/>
              </w:rPr>
              <w:t>Calcula los beneficios sociales y la indemnización que corresponden a la extinción del contrato individual de trabajo, distinguiendo causas y efectos jurídicos según la voluntad del empleador, del trabajador o de causas ajenas a ambos.</w:t>
            </w:r>
          </w:p>
        </w:tc>
      </w:tr>
      <w:tr w:rsidR="00D569F3" w14:paraId="7DD7AC75" w14:textId="77777777" w:rsidTr="00C23A1B">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C26C5" w14:textId="77777777" w:rsidR="00D569F3" w:rsidRPr="00375759" w:rsidRDefault="00D569F3" w:rsidP="00D569F3">
            <w:pPr>
              <w:spacing w:before="20" w:after="20"/>
              <w:jc w:val="center"/>
            </w:pPr>
            <w:r w:rsidRPr="00375759">
              <w:rPr>
                <w:b/>
                <w:bCs/>
                <w:i/>
                <w:iCs/>
                <w:sz w:val="21"/>
                <w:szCs w:val="21"/>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B81C53" w14:textId="77777777" w:rsidR="00D569F3" w:rsidRPr="00375759" w:rsidRDefault="00D569F3" w:rsidP="00D569F3">
            <w:pPr>
              <w:spacing w:before="20" w:after="20"/>
              <w:jc w:val="center"/>
            </w:pPr>
            <w:r w:rsidRPr="00375759">
              <w:rPr>
                <w:b/>
                <w:bCs/>
                <w:i/>
                <w:iCs/>
                <w:sz w:val="21"/>
                <w:szCs w:val="21"/>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35DF1" w14:textId="77777777" w:rsidR="00D569F3" w:rsidRPr="00375759" w:rsidRDefault="00D569F3" w:rsidP="00D569F3">
            <w:pPr>
              <w:spacing w:before="20" w:after="20"/>
              <w:jc w:val="center"/>
            </w:pPr>
            <w:r w:rsidRPr="00375759">
              <w:rPr>
                <w:b/>
                <w:bCs/>
                <w:i/>
                <w:iCs/>
                <w:sz w:val="21"/>
                <w:szCs w:val="21"/>
              </w:rPr>
              <w:t>Evidencias de producto</w:t>
            </w:r>
          </w:p>
        </w:tc>
      </w:tr>
      <w:tr w:rsidR="00D569F3" w14:paraId="6740D42F" w14:textId="77777777" w:rsidTr="00C23A1B">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FFF066" w14:textId="77777777" w:rsidR="00D569F3" w:rsidRPr="00375759" w:rsidRDefault="00D569F3" w:rsidP="00D569F3">
            <w:pPr>
              <w:spacing w:before="20" w:after="20"/>
            </w:pPr>
            <w:r w:rsidRPr="00375759">
              <w:rPr>
                <w:sz w:val="21"/>
                <w:szCs w:val="21"/>
              </w:rPr>
              <w:t>1. Distingue las causas y los efectos jurídicos de la suspensión y de la extinción del contrato individual de trabajo según la voluntad del empleador, del trabajador o de causas ajenas a ambos.</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B66879" w14:textId="4DFCD263" w:rsidR="00D569F3" w:rsidRPr="00375759" w:rsidRDefault="00D569F3" w:rsidP="00D569F3">
            <w:pPr>
              <w:spacing w:before="20" w:after="20"/>
            </w:pPr>
            <w:r>
              <w:rPr>
                <w:sz w:val="21"/>
                <w:szCs w:val="21"/>
              </w:rPr>
              <w:t xml:space="preserve">1.1 </w:t>
            </w:r>
            <w:del w:id="9003" w:author="Comisión de revisión 4.5" w:date="2026-10-13T00:00:00Z">
              <w:r>
                <w:rPr>
                  <w:sz w:val="21"/>
                  <w:szCs w:val="21"/>
                </w:rPr>
                <w:delText xml:space="preserve">Distingue entre un despido justificado (o legal) del injustificado</w:delText>
              </w:r>
            </w:del>
            <w:ins w:id="9004" w:author="Comisión de revisión 4.5" w:date="2026-10-13T00:00:00Z">
              <w:r>
                <w:rPr>
                  <w:sz w:val="21"/>
                  <w:szCs w:val="21"/>
                </w:rPr>
                <w:t xml:space="preserve">Distingue el despido justificado (o legal) del injustificado</w:t>
              </w:r>
            </w:ins>
            <w:r>
              <w:rPr>
                <w:sz w:val="21"/>
                <w:szCs w:val="21"/>
              </w:rPr>
              <w:t xml:space="preserve"> (o intempestivo).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D2C79E" w14:textId="73A02AE2" w:rsidR="00D569F3" w:rsidRPr="00375759" w:rsidRDefault="00D569F3" w:rsidP="00D569F3">
            <w:pPr>
              <w:spacing w:before="20" w:after="20"/>
            </w:pPr>
            <w:r w:rsidRPr="00375759">
              <w:rPr>
                <w:b/>
                <w:bCs/>
                <w:sz w:val="21"/>
                <w:szCs w:val="21"/>
              </w:rPr>
              <w:t xml:space="preserve">Producto 13: </w:t>
            </w:r>
            <w:r w:rsidRPr="00375759">
              <w:rPr>
                <w:sz w:val="21"/>
                <w:szCs w:val="21"/>
              </w:rPr>
              <w:t>Informe de las causas motivantes del despido.</w:t>
            </w:r>
          </w:p>
        </w:tc>
      </w:tr>
      <w:tr w:rsidR="00D569F3" w14:paraId="4B4C5D18" w14:textId="77777777" w:rsidTr="00C23A1B">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14:paraId="3D18FC78" w14:textId="77777777" w:rsidR="00D569F3" w:rsidRPr="00375759" w:rsidRDefault="00D569F3" w:rsidP="00D569F3"/>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9A68EE" w14:textId="69F4A4B3" w:rsidR="00D569F3" w:rsidRPr="00375759" w:rsidRDefault="00D569F3" w:rsidP="00D569F3">
            <w:pPr>
              <w:spacing w:before="20" w:after="20"/>
            </w:pPr>
            <w:r w:rsidRPr="00375759">
              <w:rPr>
                <w:sz w:val="21"/>
                <w:szCs w:val="21"/>
              </w:rPr>
              <w:t>1.2 Diferencia las causas de extinción del contrato y sus efectos jurídicos.</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B8240F" w14:textId="77777777" w:rsidR="00D569F3" w:rsidRPr="00375759" w:rsidRDefault="00D569F3" w:rsidP="00D569F3">
            <w:pPr>
              <w:spacing w:before="20" w:after="20"/>
            </w:pPr>
            <w:r w:rsidRPr="00375759">
              <w:rPr>
                <w:b/>
                <w:bCs/>
                <w:sz w:val="21"/>
                <w:szCs w:val="21"/>
              </w:rPr>
              <w:t xml:space="preserve">Producto 14: </w:t>
            </w:r>
            <w:r w:rsidRPr="00375759">
              <w:rPr>
                <w:sz w:val="21"/>
                <w:szCs w:val="21"/>
              </w:rPr>
              <w:t>Cuadro de las causas de extinción del contrato y sus efectos.</w:t>
            </w:r>
          </w:p>
        </w:tc>
      </w:tr>
      <w:tr w:rsidR="00D569F3" w14:paraId="775AF9C7" w14:textId="77777777" w:rsidTr="00C23A1B">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9C460C" w14:textId="77777777" w:rsidR="00D569F3" w:rsidRPr="00375759" w:rsidRDefault="00D569F3" w:rsidP="00D569F3">
            <w:pPr>
              <w:spacing w:before="20" w:after="20"/>
            </w:pPr>
            <w:r w:rsidRPr="00375759">
              <w:rPr>
                <w:sz w:val="21"/>
                <w:szCs w:val="21"/>
              </w:rPr>
              <w:t>2. Calcula la indemnización, el desahucio y los beneficios sociales de la extinción del contrato, previendo las contingencias laborales de la entidad.</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381C84" w14:textId="08A06F4D" w:rsidR="00D569F3" w:rsidRPr="00375759" w:rsidRDefault="00D569F3" w:rsidP="00D569F3">
            <w:pPr>
              <w:spacing w:before="20" w:after="20"/>
            </w:pPr>
            <w:r w:rsidRPr="00375759">
              <w:rPr>
                <w:sz w:val="21"/>
                <w:szCs w:val="21"/>
              </w:rPr>
              <w:t>2.1 Liquida y determina la indemnización y los beneficios sociales.</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ACBD9" w14:textId="77777777" w:rsidR="00D569F3" w:rsidRPr="00375759" w:rsidRDefault="00D569F3" w:rsidP="00D569F3">
            <w:pPr>
              <w:spacing w:before="20" w:after="20"/>
            </w:pPr>
            <w:r w:rsidRPr="00375759">
              <w:rPr>
                <w:b/>
                <w:bCs/>
                <w:sz w:val="21"/>
                <w:szCs w:val="21"/>
              </w:rPr>
              <w:t xml:space="preserve">Producto 15: </w:t>
            </w:r>
            <w:r w:rsidRPr="00375759">
              <w:rPr>
                <w:sz w:val="21"/>
                <w:szCs w:val="21"/>
              </w:rPr>
              <w:t>Finiquito con la indemnización y los beneficios sociales.</w:t>
            </w:r>
          </w:p>
        </w:tc>
      </w:tr>
      <w:tr w:rsidR="00D569F3" w14:paraId="6D7E0C34" w14:textId="77777777" w:rsidTr="00C23A1B">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14:paraId="782D3F1A" w14:textId="77777777" w:rsidR="00D569F3" w:rsidRPr="00375759" w:rsidRDefault="00D569F3" w:rsidP="00D569F3"/>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DAB35D" w14:textId="643DE301" w:rsidR="00D569F3" w:rsidRPr="00375759" w:rsidRDefault="00D569F3" w:rsidP="00D569F3">
            <w:pPr>
              <w:spacing w:before="20" w:after="20"/>
            </w:pPr>
            <w:r w:rsidRPr="00375759">
              <w:rPr>
                <w:sz w:val="21"/>
                <w:szCs w:val="21"/>
              </w:rPr>
              <w:t>2.2 Determina la previsión contable de los beneficios sociales en casos de contingencias.</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FFEC8" w14:textId="33CEF3A9" w:rsidR="00D569F3" w:rsidRPr="00375759" w:rsidRDefault="00D569F3" w:rsidP="00D569F3">
            <w:pPr>
              <w:spacing w:before="20" w:after="20"/>
            </w:pPr>
            <w:r w:rsidRPr="00375759">
              <w:rPr>
                <w:b/>
                <w:bCs/>
                <w:sz w:val="21"/>
                <w:szCs w:val="21"/>
              </w:rPr>
              <w:t xml:space="preserve">Producto 16: </w:t>
            </w:r>
            <w:r w:rsidRPr="00375759">
              <w:rPr>
                <w:sz w:val="21"/>
                <w:szCs w:val="21"/>
              </w:rPr>
              <w:t>Planilla de previsión de los beneficios sociales.</w:t>
            </w:r>
          </w:p>
        </w:tc>
      </w:tr>
      <w:tr w:rsidR="00D569F3" w14:paraId="0290B586"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A72705" w14:textId="77777777" w:rsidR="00D569F3" w:rsidRPr="00375759" w:rsidRDefault="00D569F3" w:rsidP="00D569F3">
            <w:pPr>
              <w:spacing w:before="20" w:after="20"/>
              <w:jc w:val="center"/>
            </w:pPr>
            <w:r w:rsidRPr="00375759">
              <w:rPr>
                <w:b/>
                <w:bCs/>
                <w:i/>
                <w:iCs/>
                <w:sz w:val="21"/>
                <w:szCs w:val="21"/>
              </w:rPr>
              <w:t>Evidencias de conocimiento</w:t>
            </w:r>
          </w:p>
        </w:tc>
      </w:tr>
      <w:tr w:rsidR="00D569F3" w14:paraId="76D8A546"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908CD5" w14:textId="77777777" w:rsidR="00D569F3" w:rsidRPr="00375759" w:rsidRDefault="00D569F3" w:rsidP="00D569F3">
            <w:pPr>
              <w:spacing w:before="20" w:after="20"/>
              <w:jc w:val="center"/>
            </w:pPr>
            <w:r w:rsidRPr="00375759">
              <w:rPr>
                <w:b/>
                <w:bCs/>
                <w:i/>
                <w:iCs/>
                <w:sz w:val="21"/>
                <w:szCs w:val="21"/>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76EDF" w14:textId="77777777" w:rsidR="00D569F3" w:rsidRPr="00375759" w:rsidRDefault="00D569F3" w:rsidP="00D569F3">
            <w:pPr>
              <w:spacing w:before="20" w:after="20"/>
              <w:jc w:val="center"/>
            </w:pPr>
            <w:r w:rsidRPr="00375759">
              <w:rPr>
                <w:b/>
                <w:bCs/>
                <w:i/>
                <w:iCs/>
                <w:sz w:val="21"/>
                <w:szCs w:val="21"/>
              </w:rPr>
              <w:t>Contenidos</w:t>
            </w:r>
          </w:p>
          <w:p w14:paraId="58E520EB" w14:textId="77777777" w:rsidR="00D569F3" w:rsidRPr="00375759" w:rsidRDefault="00D569F3" w:rsidP="00D569F3">
            <w:pPr>
              <w:spacing w:before="20" w:after="20"/>
              <w:jc w:val="center"/>
            </w:pPr>
            <w:r w:rsidRPr="00375759">
              <w:rPr>
                <w:i/>
                <w:iCs/>
                <w:sz w:val="16"/>
                <w:szCs w:val="16"/>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2CCD9B" w14:textId="77777777" w:rsidR="00D569F3" w:rsidRPr="00375759" w:rsidRDefault="00D569F3" w:rsidP="00D569F3">
            <w:pPr>
              <w:spacing w:before="20" w:after="20"/>
              <w:jc w:val="center"/>
            </w:pPr>
            <w:r w:rsidRPr="00375759">
              <w:rPr>
                <w:b/>
                <w:bCs/>
                <w:i/>
                <w:iCs/>
                <w:sz w:val="21"/>
                <w:szCs w:val="21"/>
              </w:rPr>
              <w:t>Conocimientos circunstanciales</w:t>
            </w:r>
          </w:p>
        </w:tc>
      </w:tr>
      <w:tr w:rsidR="00D569F3" w14:paraId="28698367"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91F130" w14:textId="77777777" w:rsidR="00D569F3" w:rsidRPr="00375759" w:rsidRDefault="00D569F3" w:rsidP="00D569F3">
            <w:pPr>
              <w:spacing w:before="20" w:after="20"/>
              <w:rPr>
                <w:sz w:val="21"/>
                <w:szCs w:val="21"/>
              </w:rPr>
            </w:pPr>
            <w:r w:rsidRPr="00375759">
              <w:rPr>
                <w:sz w:val="21"/>
                <w:szCs w:val="21"/>
              </w:rPr>
              <w:t>Tema 15: Suspensión del contrato individual de trabajo</w:t>
            </w:r>
          </w:p>
          <w:p w14:paraId="5C9A009F" w14:textId="77777777" w:rsidR="00D569F3" w:rsidRPr="00375759" w:rsidRDefault="00D569F3" w:rsidP="00D569F3">
            <w:pPr>
              <w:spacing w:before="20" w:after="20"/>
            </w:pPr>
            <w:r w:rsidRPr="00375759">
              <w:t>Tema 16: Extinción del contrato individual de trabajo por voluntad del empleador</w:t>
            </w:r>
          </w:p>
          <w:p w14:paraId="7415CCBF" w14:textId="77777777" w:rsidR="00D569F3" w:rsidRPr="00375759" w:rsidRDefault="00D569F3" w:rsidP="00D569F3">
            <w:pPr>
              <w:spacing w:before="20" w:after="20"/>
            </w:pPr>
            <w:r w:rsidRPr="00375759">
              <w:t>Tema 17: Extinción del contrato individual de trabajo por voluntad del trabajador</w:t>
            </w:r>
          </w:p>
          <w:p w14:paraId="5B6FC402" w14:textId="77777777" w:rsidR="00D569F3" w:rsidRPr="00375759" w:rsidRDefault="00D569F3" w:rsidP="00D569F3">
            <w:pPr>
              <w:spacing w:before="20" w:after="20"/>
            </w:pPr>
            <w:r w:rsidRPr="00375759">
              <w:t>Tema 18: Extinción del contrato individual de trabajo por causas ajenas al empleador y al trabajador</w:t>
            </w:r>
          </w:p>
          <w:p w14:paraId="54D2D649" w14:textId="77777777" w:rsidR="00D569F3" w:rsidRPr="00375759" w:rsidRDefault="00D569F3" w:rsidP="00D569F3">
            <w:pPr>
              <w:spacing w:before="20" w:after="20"/>
            </w:pPr>
            <w:r w:rsidRPr="00375759">
              <w:t>Tema 19: Efectos jurídicos de la extinción del contrato individual de trabajo</w:t>
            </w:r>
          </w:p>
          <w:p w14:paraId="00391AF4" w14:textId="69BF5FA9" w:rsidR="00D569F3" w:rsidRPr="00375759" w:rsidRDefault="00D569F3" w:rsidP="00D569F3">
            <w:pPr>
              <w:spacing w:before="20" w:after="20"/>
            </w:pP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763569" w14:textId="459DD10E" w:rsidR="00D569F3" w:rsidRPr="00375759" w:rsidRDefault="00D569F3" w:rsidP="00D569F3">
            <w:pPr>
              <w:pStyle w:val="Prrafodelista"/>
              <w:numPr>
                <w:ilvl w:val="0"/>
                <w:numId w:val="21"/>
              </w:numPr>
              <w:spacing w:before="10" w:after="10"/>
              <w:ind w:left="393"/>
            </w:pPr>
            <w:r w:rsidRPr="00375759">
              <w:rPr>
                <w:sz w:val="21"/>
                <w:szCs w:val="21"/>
              </w:rPr>
              <w:t xml:space="preserve">Nociones generales sobre la suspensión del contrato individual de trabajo, sus causas y sus efectos jurídicos. </w:t>
            </w:r>
            <w:r w:rsidRPr="00375759">
              <w:t>( C )</w:t>
            </w:r>
          </w:p>
          <w:p w14:paraId="7DEBB7BC" w14:textId="77777777" w:rsidR="00D569F3" w:rsidRPr="00375759" w:rsidRDefault="00D569F3" w:rsidP="00D569F3">
            <w:pPr>
              <w:pStyle w:val="Prrafodelista"/>
              <w:numPr>
                <w:ilvl w:val="0"/>
                <w:numId w:val="21"/>
              </w:numPr>
              <w:spacing w:before="10" w:after="10"/>
              <w:ind w:left="393"/>
            </w:pPr>
            <w:r>
              <w:t xml:space="preserve">Consideraciones generales sobre la extinción del contrato individual de trabajo por voluntad del empleador, y despido injustificado: </w:t>
            </w:r>
            <w:del w:id="9005" w:author="Comisión de revisión 4.5" w:date="2026-10-13T00:00:00Z">
              <w:r>
                <w:delText xml:space="preserve">concepto y características.( C )</w:delText>
              </w:r>
            </w:del>
            <w:ins w:id="9006" w:author="Comisión de revisión 4.5" w:date="2026-10-13T00:00:00Z">
              <w:r>
                <w:t xml:space="preserve">concepto y características. (C)</w:t>
              </w:r>
            </w:ins>
          </w:p>
          <w:p w14:paraId="56F4A926" w14:textId="77777777" w:rsidR="00D569F3" w:rsidRPr="00375759" w:rsidRDefault="00D569F3" w:rsidP="00D569F3">
            <w:pPr>
              <w:pStyle w:val="Prrafodelista"/>
              <w:numPr>
                <w:ilvl w:val="0"/>
                <w:numId w:val="21"/>
              </w:numPr>
              <w:spacing w:before="10" w:after="10"/>
              <w:ind w:left="393"/>
            </w:pPr>
            <w:r w:rsidRPr="00375759">
              <w:t>Despido indirecto: concepto y justificación, legislación inherente al despido indirecto, y despido indirecto por acoso laboral. ( C, A )</w:t>
            </w:r>
          </w:p>
          <w:p w14:paraId="0309E868" w14:textId="77777777" w:rsidR="00D569F3" w:rsidRPr="00375759" w:rsidRDefault="00D569F3" w:rsidP="00D569F3">
            <w:pPr>
              <w:pStyle w:val="Prrafodelista"/>
              <w:numPr>
                <w:ilvl w:val="0"/>
                <w:numId w:val="21"/>
              </w:numPr>
              <w:spacing w:before="10" w:after="10"/>
              <w:ind w:left="393"/>
            </w:pPr>
            <w:r w:rsidRPr="00375759">
              <w:t>La clausura por liquidación de la patronal. ( C )</w:t>
            </w:r>
          </w:p>
          <w:p w14:paraId="2E2589D7" w14:textId="77777777" w:rsidR="00D569F3" w:rsidRPr="00375759" w:rsidRDefault="00D569F3" w:rsidP="00D569F3">
            <w:pPr>
              <w:pStyle w:val="Prrafodelista"/>
              <w:numPr>
                <w:ilvl w:val="0"/>
                <w:numId w:val="21"/>
              </w:numPr>
              <w:spacing w:before="10" w:after="10"/>
              <w:ind w:left="389"/>
            </w:pPr>
            <w:r w:rsidRPr="00375759">
              <w:t>Despido justificado, retiro voluntario y abandono o retiro voluntario tácito. ( C, P )</w:t>
            </w:r>
          </w:p>
          <w:p w14:paraId="7125CF74" w14:textId="77777777" w:rsidR="00D569F3" w:rsidRPr="00375759" w:rsidRDefault="00D569F3" w:rsidP="00D569F3">
            <w:pPr>
              <w:pStyle w:val="Prrafodelista"/>
              <w:numPr>
                <w:ilvl w:val="0"/>
                <w:numId w:val="21"/>
              </w:numPr>
              <w:spacing w:before="10" w:after="10"/>
              <w:ind w:left="389"/>
            </w:pPr>
            <w:r w:rsidRPr="00375759">
              <w:t>Quiebra del patrono, muerte, incapacidad total y permanente para el trabajo, y fuerza mayor y caso fortuito. ( C )</w:t>
            </w:r>
          </w:p>
          <w:p w14:paraId="52947785" w14:textId="77777777" w:rsidR="00D569F3" w:rsidRPr="00375759" w:rsidRDefault="00D569F3" w:rsidP="00D569F3">
            <w:pPr>
              <w:pStyle w:val="Prrafodelista"/>
              <w:numPr>
                <w:ilvl w:val="0"/>
                <w:numId w:val="21"/>
              </w:numPr>
              <w:spacing w:before="10" w:after="10"/>
              <w:ind w:left="389"/>
            </w:pPr>
            <w:r w:rsidRPr="00375759">
              <w:t>Consideraciones generales sobre los efectos jurídicos de la extinción del contrato, beneficios sociales e indemnización por tiempo de servicios, y contenido del tiempo de servicios. ( C, P )</w:t>
            </w:r>
          </w:p>
          <w:p w14:paraId="24BA1630" w14:textId="77777777" w:rsidR="00D569F3" w:rsidRPr="00375759" w:rsidRDefault="00D569F3" w:rsidP="00D569F3">
            <w:pPr>
              <w:pStyle w:val="Prrafodelista"/>
              <w:numPr>
                <w:ilvl w:val="0"/>
                <w:numId w:val="21"/>
              </w:numPr>
              <w:spacing w:before="10" w:after="10"/>
              <w:ind w:left="389"/>
            </w:pPr>
            <w:r w:rsidRPr="00375759">
              <w:t>Liquidación de la indemnización por tiempo de servicios y por distintas causas. ( P )</w:t>
            </w:r>
          </w:p>
          <w:p w14:paraId="11F2065C" w14:textId="77777777" w:rsidR="00D569F3" w:rsidRPr="00375759" w:rsidRDefault="00D569F3" w:rsidP="00D569F3">
            <w:pPr>
              <w:pStyle w:val="Prrafodelista"/>
              <w:numPr>
                <w:ilvl w:val="0"/>
                <w:numId w:val="21"/>
              </w:numPr>
              <w:spacing w:before="10" w:after="10"/>
              <w:ind w:left="389"/>
            </w:pPr>
            <w:r w:rsidRPr="00375759">
              <w:t>Plazo para el pago de la indemnización, y multa por su incumplimiento dentro de los 15 días y aportes a la Gestora Pública. ( C, P)</w:t>
            </w:r>
          </w:p>
          <w:p w14:paraId="0CEA9F83" w14:textId="77777777" w:rsidR="00D569F3" w:rsidRPr="00375759" w:rsidRDefault="00D569F3" w:rsidP="00D569F3">
            <w:pPr>
              <w:pStyle w:val="Prrafodelista"/>
              <w:numPr>
                <w:ilvl w:val="0"/>
                <w:numId w:val="21"/>
              </w:numPr>
              <w:spacing w:before="10" w:after="10"/>
              <w:ind w:left="389"/>
            </w:pPr>
            <w:r w:rsidRPr="00375759">
              <w:t xml:space="preserve">Indexación de beneficios sociales, finiquito, pago total, </w:t>
            </w:r>
            <w:proofErr w:type="spellStart"/>
            <w:r w:rsidRPr="00375759">
              <w:t>inembargabilidad</w:t>
            </w:r>
            <w:proofErr w:type="spellEnd"/>
            <w:r w:rsidRPr="00375759">
              <w:t xml:space="preserve"> e imprescriptibilidad. ( C, P )</w:t>
            </w:r>
          </w:p>
          <w:p w14:paraId="0EDF6AC4" w14:textId="77777777" w:rsidR="00D569F3" w:rsidRPr="00375759" w:rsidRDefault="00D569F3" w:rsidP="00D569F3">
            <w:pPr>
              <w:pStyle w:val="Prrafodelista"/>
              <w:numPr>
                <w:ilvl w:val="0"/>
                <w:numId w:val="21"/>
              </w:numPr>
              <w:spacing w:before="10" w:after="10"/>
              <w:ind w:left="389"/>
            </w:pPr>
            <w:r w:rsidRPr="00375759">
              <w:t>Desahucio, derechos colaterales, certificado de retiro y carta de evaluación laboral. (C, P)</w:t>
            </w:r>
          </w:p>
          <w:p w14:paraId="6AB15B71" w14:textId="2C0FA730" w:rsidR="00D569F3" w:rsidRPr="00375759" w:rsidRDefault="00D569F3" w:rsidP="00D569F3">
            <w:pPr>
              <w:pStyle w:val="Prrafodelista"/>
              <w:numPr>
                <w:ilvl w:val="0"/>
                <w:numId w:val="21"/>
              </w:numPr>
              <w:spacing w:before="10" w:after="10"/>
              <w:ind w:left="389"/>
            </w:pPr>
            <w:r w:rsidRPr="00375759">
              <w:t>Pagos voluntarios de la patronal, que no tienen fuerza obligatoria ni son vinculantes. (C )</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889947" w14:textId="7012DF6E" w:rsidR="00375759" w:rsidRPr="00375759" w:rsidRDefault="00375759" w:rsidP="00375759">
            <w:pPr>
              <w:pStyle w:val="NormalWeb"/>
              <w:numPr>
                <w:ilvl w:val="0"/>
                <w:numId w:val="9"/>
              </w:numPr>
              <w:spacing w:before="10" w:after="10"/>
              <w:textAlignment w:val="baseline"/>
              <w:rPr>
                <w:color w:val="000000"/>
                <w:sz w:val="22"/>
                <w:szCs w:val="22"/>
              </w:rPr>
            </w:pPr>
            <w:r w:rsidRPr="00375759">
              <w:rPr>
                <w:color w:val="000000"/>
                <w:sz w:val="22"/>
                <w:szCs w:val="22"/>
              </w:rPr>
              <w:t>Decreto Supremo N° 0110, que garantiza el pago de la indemnización por tiempo de servicios a partir de los noventa días de trabajo continuo, incluida la renuncia voluntaria, como derecho adquirido.</w:t>
            </w:r>
          </w:p>
          <w:p w14:paraId="7E5BF240" w14:textId="406CF7A8" w:rsidR="00D569F3" w:rsidRPr="00375759" w:rsidRDefault="00375759" w:rsidP="00375759">
            <w:pPr>
              <w:pStyle w:val="NormalWeb"/>
              <w:numPr>
                <w:ilvl w:val="0"/>
                <w:numId w:val="9"/>
              </w:numPr>
              <w:spacing w:before="10" w:beforeAutospacing="0" w:after="10" w:afterAutospacing="0"/>
              <w:textAlignment w:val="baseline"/>
              <w:rPr>
                <w:color w:val="000000"/>
                <w:sz w:val="22"/>
                <w:szCs w:val="22"/>
              </w:rPr>
            </w:pPr>
            <w:r w:rsidRPr="00375759">
              <w:rPr>
                <w:color w:val="000000"/>
                <w:sz w:val="22"/>
                <w:szCs w:val="22"/>
              </w:rPr>
              <w:t>Ley N° 1610, que eleva a rango de ley el Decreto Supremo N° 4668, sobre la aplicación de los derechos laborales adquiridos por las trabajadoras y los trabajadores sujetos a la Ley General del Trabajo</w:t>
            </w:r>
          </w:p>
        </w:tc>
      </w:tr>
      <w:tr w:rsidR="00D569F3" w14:paraId="01F375FC" w14:textId="77777777">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E2CD86" w14:textId="75C4ADA7" w:rsidR="00D569F3" w:rsidRPr="00375759" w:rsidRDefault="00D569F3" w:rsidP="00D569F3">
            <w:pPr>
              <w:spacing w:before="20" w:after="20"/>
              <w:jc w:val="both"/>
            </w:pPr>
            <w:r w:rsidRPr="00375759">
              <w:rPr>
                <w:b/>
                <w:bCs/>
                <w:i/>
                <w:iCs/>
                <w:sz w:val="21"/>
                <w:szCs w:val="21"/>
              </w:rPr>
              <w:t xml:space="preserve">Elemento de competencia 5: </w:t>
            </w:r>
            <w:r w:rsidRPr="00375759">
              <w:rPr>
                <w:sz w:val="21"/>
                <w:szCs w:val="21"/>
              </w:rPr>
              <w:t>Aplica el régimen de la seguridad social de corto y de largo plazo, determinando las prestaciones del seguro social y del sistema integral de pensiones que corresponden al asegurado.</w:t>
            </w:r>
          </w:p>
        </w:tc>
      </w:tr>
      <w:tr w:rsidR="00D569F3" w14:paraId="54844BEC" w14:textId="77777777" w:rsidTr="00C23A1B">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01F207" w14:textId="77777777" w:rsidR="00D569F3" w:rsidRPr="00375759" w:rsidRDefault="00D569F3" w:rsidP="00D569F3">
            <w:pPr>
              <w:spacing w:before="20" w:after="20"/>
              <w:jc w:val="center"/>
            </w:pPr>
            <w:r w:rsidRPr="00375759">
              <w:rPr>
                <w:b/>
                <w:bCs/>
                <w:i/>
                <w:iCs/>
                <w:sz w:val="21"/>
                <w:szCs w:val="21"/>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AEDA34" w14:textId="77777777" w:rsidR="00D569F3" w:rsidRPr="00375759" w:rsidRDefault="00D569F3" w:rsidP="00D569F3">
            <w:pPr>
              <w:spacing w:before="20" w:after="20"/>
              <w:jc w:val="center"/>
            </w:pPr>
            <w:r w:rsidRPr="00375759">
              <w:rPr>
                <w:b/>
                <w:bCs/>
                <w:i/>
                <w:iCs/>
                <w:sz w:val="21"/>
                <w:szCs w:val="21"/>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F5B743" w14:textId="77777777" w:rsidR="00D569F3" w:rsidRPr="00375759" w:rsidRDefault="00D569F3" w:rsidP="00D569F3">
            <w:pPr>
              <w:spacing w:before="20" w:after="20"/>
              <w:jc w:val="center"/>
            </w:pPr>
            <w:r w:rsidRPr="00375759">
              <w:rPr>
                <w:b/>
                <w:bCs/>
                <w:i/>
                <w:iCs/>
                <w:sz w:val="21"/>
                <w:szCs w:val="21"/>
              </w:rPr>
              <w:t>Evidencias de producto</w:t>
            </w:r>
          </w:p>
        </w:tc>
      </w:tr>
      <w:tr w:rsidR="00D569F3" w14:paraId="07F94F6D" w14:textId="77777777" w:rsidTr="00C23A1B">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617A9E" w14:textId="1546E08C" w:rsidR="00D569F3" w:rsidRPr="00375759" w:rsidRDefault="00D569F3" w:rsidP="00D569F3">
            <w:pPr>
              <w:spacing w:before="20" w:after="20"/>
            </w:pPr>
            <w:r w:rsidRPr="00375759">
              <w:rPr>
                <w:sz w:val="21"/>
                <w:szCs w:val="21"/>
              </w:rPr>
              <w:t>1. Describe el régimen de la seguridad social de corto plazo, determinando las prestaciones que corresponden por enfermedad, maternidad y riesgos ocupacionales.</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9F018" w14:textId="07A935EF" w:rsidR="00D569F3" w:rsidRPr="00375759" w:rsidRDefault="00D569F3" w:rsidP="00D569F3">
            <w:pPr>
              <w:spacing w:before="20" w:after="20"/>
            </w:pPr>
            <w:r w:rsidRPr="00375759">
              <w:rPr>
                <w:sz w:val="21"/>
                <w:szCs w:val="21"/>
              </w:rPr>
              <w:t>1.1 Determina las prestaciones del seguro social a corto plazo.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C8364" w14:textId="77777777" w:rsidR="00D569F3" w:rsidRPr="00375759" w:rsidRDefault="00D569F3" w:rsidP="00D569F3">
            <w:pPr>
              <w:spacing w:before="20" w:after="20"/>
            </w:pPr>
            <w:r w:rsidRPr="00375759">
              <w:rPr>
                <w:b/>
                <w:bCs/>
                <w:sz w:val="21"/>
                <w:szCs w:val="21"/>
              </w:rPr>
              <w:t xml:space="preserve">Producto 17: </w:t>
            </w:r>
            <w:r w:rsidRPr="00375759">
              <w:rPr>
                <w:sz w:val="21"/>
                <w:szCs w:val="21"/>
              </w:rPr>
              <w:t>Informe de las prestaciones del seguro social a corto plazo.</w:t>
            </w:r>
          </w:p>
        </w:tc>
      </w:tr>
      <w:tr w:rsidR="00D569F3" w14:paraId="7954D54F" w14:textId="77777777" w:rsidTr="00C23A1B">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14:paraId="0268AFA4" w14:textId="77777777" w:rsidR="00D569F3" w:rsidRPr="00375759" w:rsidRDefault="00D569F3" w:rsidP="00D569F3"/>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6CC0C" w14:textId="209CAEFB" w:rsidR="00D569F3" w:rsidRPr="00375759" w:rsidRDefault="00D569F3" w:rsidP="00D569F3">
            <w:pPr>
              <w:spacing w:before="20" w:after="20"/>
            </w:pPr>
            <w:r w:rsidRPr="00375759">
              <w:rPr>
                <w:sz w:val="21"/>
                <w:szCs w:val="21"/>
              </w:rPr>
              <w:t>1.2 Identifica los riesgos ocupacionales de un centro de trabajo.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6E94F2" w14:textId="528FFFC4" w:rsidR="00D569F3" w:rsidRPr="00375759" w:rsidRDefault="00D569F3" w:rsidP="00D569F3">
            <w:pPr>
              <w:spacing w:before="20" w:after="20"/>
            </w:pPr>
            <w:r w:rsidRPr="00375759">
              <w:rPr>
                <w:b/>
                <w:bCs/>
                <w:sz w:val="21"/>
                <w:szCs w:val="21"/>
              </w:rPr>
              <w:t xml:space="preserve">Producto 18: </w:t>
            </w:r>
            <w:r w:rsidRPr="00375759">
              <w:rPr>
                <w:sz w:val="21"/>
                <w:szCs w:val="21"/>
              </w:rPr>
              <w:t>Informe de riesgos ocupacionales de un centro de trabajo.</w:t>
            </w:r>
          </w:p>
        </w:tc>
      </w:tr>
      <w:tr w:rsidR="00D569F3" w14:paraId="50C14083" w14:textId="77777777" w:rsidTr="00C23A1B">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88223F" w14:textId="77777777" w:rsidR="00D569F3" w:rsidRPr="00375759" w:rsidRDefault="00D569F3" w:rsidP="00D569F3">
            <w:pPr>
              <w:spacing w:before="20" w:after="20"/>
            </w:pPr>
            <w:r w:rsidRPr="00375759">
              <w:rPr>
                <w:sz w:val="21"/>
                <w:szCs w:val="21"/>
              </w:rPr>
              <w:t>2. Calcula las prestaciones del sistema integral de pensiones que corresponden a un asegurado y a sus derechohabientes según el régimen aplicable.</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6AFF6" w14:textId="31C02535" w:rsidR="00D569F3" w:rsidRPr="00375759" w:rsidRDefault="00D569F3" w:rsidP="00D569F3">
            <w:pPr>
              <w:spacing w:before="20" w:after="20"/>
            </w:pPr>
            <w:r w:rsidRPr="00375759">
              <w:rPr>
                <w:sz w:val="21"/>
                <w:szCs w:val="21"/>
              </w:rPr>
              <w:t>2.1 Verifica el cálculo de la renta de vejez y la renta dignidad de un asegurado.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E971D9" w14:textId="03D72625" w:rsidR="00D569F3" w:rsidRPr="00375759" w:rsidRDefault="00D569F3" w:rsidP="00D569F3">
            <w:pPr>
              <w:spacing w:before="20" w:after="20"/>
            </w:pPr>
            <w:r w:rsidRPr="00375759">
              <w:rPr>
                <w:b/>
                <w:bCs/>
                <w:sz w:val="21"/>
                <w:szCs w:val="21"/>
              </w:rPr>
              <w:t xml:space="preserve">Producto 19: </w:t>
            </w:r>
            <w:r w:rsidRPr="00375759">
              <w:rPr>
                <w:sz w:val="21"/>
                <w:szCs w:val="21"/>
              </w:rPr>
              <w:t>Cálculo de la renta de vejez y de la renta dignidad.</w:t>
            </w:r>
          </w:p>
        </w:tc>
      </w:tr>
      <w:tr w:rsidR="00D569F3" w14:paraId="209BD204" w14:textId="77777777" w:rsidTr="00C23A1B">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14:paraId="20D4C1A7" w14:textId="77777777" w:rsidR="00D569F3" w:rsidRPr="00375759" w:rsidRDefault="00D569F3" w:rsidP="00D569F3"/>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5E8E7" w14:textId="6FDF0473" w:rsidR="00D569F3" w:rsidRPr="00375759" w:rsidRDefault="00D569F3" w:rsidP="00D569F3">
            <w:pPr>
              <w:spacing w:before="20" w:after="20"/>
            </w:pPr>
            <w:r w:rsidRPr="00375759">
              <w:rPr>
                <w:sz w:val="21"/>
                <w:szCs w:val="21"/>
              </w:rPr>
              <w:t xml:space="preserve">2.2 Clasifica los regímenes contributivo, </w:t>
            </w:r>
            <w:proofErr w:type="spellStart"/>
            <w:r w:rsidRPr="00375759">
              <w:rPr>
                <w:sz w:val="21"/>
                <w:szCs w:val="21"/>
              </w:rPr>
              <w:t>semicontributivo</w:t>
            </w:r>
            <w:proofErr w:type="spellEnd"/>
            <w:r w:rsidRPr="00375759">
              <w:rPr>
                <w:sz w:val="21"/>
                <w:szCs w:val="21"/>
              </w:rPr>
              <w:t xml:space="preserve"> y no contributivo y sus prestaciones.</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4B976" w14:textId="77777777" w:rsidR="00D569F3" w:rsidRPr="00375759" w:rsidRDefault="00D569F3" w:rsidP="00D569F3">
            <w:pPr>
              <w:spacing w:before="20" w:after="20"/>
            </w:pPr>
            <w:r w:rsidRPr="00375759">
              <w:rPr>
                <w:b/>
                <w:bCs/>
                <w:sz w:val="21"/>
                <w:szCs w:val="21"/>
              </w:rPr>
              <w:t xml:space="preserve">Producto 20: </w:t>
            </w:r>
            <w:r w:rsidRPr="00375759">
              <w:rPr>
                <w:sz w:val="21"/>
                <w:szCs w:val="21"/>
              </w:rPr>
              <w:t>Cuadro de los regímenes del sistema integral de pensiones.</w:t>
            </w:r>
          </w:p>
        </w:tc>
      </w:tr>
      <w:tr w:rsidR="00D569F3" w14:paraId="3AC0395C"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D49762" w14:textId="77777777" w:rsidR="00D569F3" w:rsidRPr="00375759" w:rsidRDefault="00D569F3" w:rsidP="00D569F3">
            <w:pPr>
              <w:spacing w:before="20" w:after="20"/>
              <w:jc w:val="center"/>
            </w:pPr>
            <w:r w:rsidRPr="00375759">
              <w:rPr>
                <w:b/>
                <w:bCs/>
                <w:i/>
                <w:iCs/>
                <w:sz w:val="21"/>
                <w:szCs w:val="21"/>
              </w:rPr>
              <w:t>Evidencias de conocimiento</w:t>
            </w:r>
          </w:p>
        </w:tc>
      </w:tr>
      <w:tr w:rsidR="00D569F3" w:rsidRPr="00375759" w14:paraId="635C865C"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653F15" w14:textId="77777777" w:rsidR="00D569F3" w:rsidRPr="00375759" w:rsidRDefault="00D569F3" w:rsidP="00D569F3">
            <w:pPr>
              <w:spacing w:before="20" w:after="20"/>
              <w:jc w:val="center"/>
            </w:pPr>
            <w:r w:rsidRPr="00375759">
              <w:rPr>
                <w:b/>
                <w:bCs/>
                <w:i/>
                <w:iCs/>
                <w:sz w:val="21"/>
                <w:szCs w:val="21"/>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1FF76" w14:textId="77777777" w:rsidR="00D569F3" w:rsidRPr="00375759" w:rsidRDefault="00D569F3" w:rsidP="00D569F3">
            <w:pPr>
              <w:spacing w:before="20" w:after="20"/>
              <w:jc w:val="center"/>
            </w:pPr>
            <w:r w:rsidRPr="00375759">
              <w:rPr>
                <w:b/>
                <w:bCs/>
                <w:i/>
                <w:iCs/>
                <w:sz w:val="21"/>
                <w:szCs w:val="21"/>
              </w:rPr>
              <w:t>Contenidos</w:t>
            </w:r>
          </w:p>
          <w:p w14:paraId="77225537" w14:textId="77777777" w:rsidR="00D569F3" w:rsidRPr="00375759" w:rsidRDefault="00D569F3" w:rsidP="00D569F3">
            <w:pPr>
              <w:spacing w:before="20" w:after="20"/>
              <w:jc w:val="center"/>
            </w:pPr>
            <w:r w:rsidRPr="00375759">
              <w:rPr>
                <w:i/>
                <w:iCs/>
                <w:sz w:val="16"/>
                <w:szCs w:val="16"/>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2C08DA" w14:textId="77777777" w:rsidR="00D569F3" w:rsidRPr="00375759" w:rsidRDefault="00D569F3" w:rsidP="00D569F3">
            <w:pPr>
              <w:spacing w:before="20" w:after="20"/>
              <w:jc w:val="center"/>
            </w:pPr>
            <w:r w:rsidRPr="00375759">
              <w:rPr>
                <w:b/>
                <w:bCs/>
                <w:i/>
                <w:iCs/>
                <w:sz w:val="21"/>
                <w:szCs w:val="21"/>
              </w:rPr>
              <w:t>Conocimientos circunstanciales</w:t>
            </w:r>
          </w:p>
        </w:tc>
      </w:tr>
      <w:tr w:rsidR="00D569F3" w:rsidRPr="00375759" w14:paraId="5E3807E5"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468733" w14:textId="77777777" w:rsidR="00D569F3" w:rsidRPr="00375759" w:rsidRDefault="00D569F3" w:rsidP="00D569F3">
            <w:pPr>
              <w:pStyle w:val="NormalWeb"/>
              <w:spacing w:before="20" w:beforeAutospacing="0" w:after="20" w:afterAutospacing="0"/>
            </w:pPr>
            <w:r w:rsidRPr="00375759">
              <w:rPr>
                <w:color w:val="000000"/>
                <w:sz w:val="21"/>
                <w:szCs w:val="21"/>
              </w:rPr>
              <w:t>Tema 20: Seguridad social y derecho de la seguridad social</w:t>
            </w:r>
          </w:p>
          <w:p w14:paraId="28BD7570" w14:textId="77777777" w:rsidR="00D569F3" w:rsidRPr="00375759" w:rsidRDefault="00D569F3" w:rsidP="00D569F3">
            <w:pPr>
              <w:pStyle w:val="NormalWeb"/>
              <w:spacing w:before="20" w:beforeAutospacing="0" w:after="20" w:afterAutospacing="0"/>
            </w:pPr>
            <w:r w:rsidRPr="00375759">
              <w:rPr>
                <w:color w:val="000000"/>
                <w:sz w:val="21"/>
                <w:szCs w:val="21"/>
              </w:rPr>
              <w:t>Tema 21: Seguro social a corto plazo</w:t>
            </w:r>
          </w:p>
          <w:p w14:paraId="0F9DB334" w14:textId="356C65A8" w:rsidR="00D569F3" w:rsidRPr="00375759" w:rsidRDefault="00D569F3" w:rsidP="00D569F3">
            <w:pPr>
              <w:pStyle w:val="NormalWeb"/>
              <w:spacing w:before="20" w:beforeAutospacing="0" w:after="20" w:afterAutospacing="0"/>
            </w:pPr>
            <w:r w:rsidRPr="00375759">
              <w:rPr>
                <w:color w:val="000000"/>
                <w:sz w:val="21"/>
                <w:szCs w:val="21"/>
              </w:rPr>
              <w:t>Tema 22: Seguro Social Obligatorio de Largo Plazo</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8CDFAE" w14:textId="77777777" w:rsidR="00D569F3" w:rsidRPr="00375759" w:rsidRDefault="00D569F3" w:rsidP="00D569F3">
            <w:pPr>
              <w:pStyle w:val="NormalWeb"/>
              <w:numPr>
                <w:ilvl w:val="0"/>
                <w:numId w:val="23"/>
              </w:numPr>
              <w:spacing w:before="10" w:beforeAutospacing="0" w:after="10" w:afterAutospacing="0"/>
              <w:ind w:left="389"/>
              <w:textAlignment w:val="baseline"/>
              <w:rPr>
                <w:color w:val="000000"/>
                <w:sz w:val="22"/>
                <w:szCs w:val="22"/>
              </w:rPr>
            </w:pPr>
            <w:r w:rsidRPr="00375759">
              <w:rPr>
                <w:color w:val="000000"/>
                <w:sz w:val="21"/>
                <w:szCs w:val="21"/>
              </w:rPr>
              <w:t>Concepto de seguridad social, derecho de la seguridad social y seguridad social en Bolivia.</w:t>
            </w:r>
            <w:r w:rsidRPr="00375759">
              <w:t xml:space="preserve"> ( C )</w:t>
            </w:r>
          </w:p>
          <w:p w14:paraId="3EC04EAF" w14:textId="39542143" w:rsidR="00D569F3" w:rsidRPr="00375759" w:rsidRDefault="00D569F3" w:rsidP="00D569F3">
            <w:pPr>
              <w:pStyle w:val="NormalWeb"/>
              <w:numPr>
                <w:ilvl w:val="0"/>
                <w:numId w:val="23"/>
              </w:numPr>
              <w:spacing w:before="10" w:beforeAutospacing="0" w:after="10" w:afterAutospacing="0"/>
              <w:ind w:left="389"/>
              <w:textAlignment w:val="baseline"/>
              <w:rPr>
                <w:color w:val="000000"/>
                <w:sz w:val="22"/>
                <w:szCs w:val="22"/>
              </w:rPr>
            </w:pPr>
            <w:r w:rsidRPr="00375759">
              <w:rPr>
                <w:color w:val="000000"/>
                <w:sz w:val="21"/>
                <w:szCs w:val="21"/>
              </w:rPr>
              <w:t xml:space="preserve">Concepto del seguro social a corto plazo, seguro de enfermedad común y seguro de maternidad. </w:t>
            </w:r>
            <w:r w:rsidRPr="00375759">
              <w:t>( C )</w:t>
            </w:r>
          </w:p>
          <w:p w14:paraId="729758B4" w14:textId="77777777" w:rsidR="00D569F3" w:rsidRPr="00375759" w:rsidRDefault="00D569F3" w:rsidP="00D569F3">
            <w:pPr>
              <w:pStyle w:val="NormalWeb"/>
              <w:numPr>
                <w:ilvl w:val="0"/>
                <w:numId w:val="23"/>
              </w:numPr>
              <w:spacing w:before="10" w:beforeAutospacing="0" w:after="10" w:afterAutospacing="0"/>
              <w:ind w:left="389"/>
              <w:textAlignment w:val="baseline"/>
              <w:rPr>
                <w:color w:val="000000"/>
                <w:sz w:val="22"/>
                <w:szCs w:val="22"/>
              </w:rPr>
            </w:pPr>
            <w:r w:rsidRPr="00375759">
              <w:rPr>
                <w:color w:val="000000"/>
                <w:sz w:val="21"/>
                <w:szCs w:val="21"/>
              </w:rPr>
              <w:t xml:space="preserve">Seguro de riesgos ocupacionales: accidentes de trabajo, enfermedades profesionales, otros riesgos y grados de incapacidad. </w:t>
            </w:r>
            <w:r w:rsidRPr="00375759">
              <w:t>( C, A )</w:t>
            </w:r>
          </w:p>
          <w:p w14:paraId="3332D605" w14:textId="77777777" w:rsidR="00D569F3" w:rsidRPr="00375759" w:rsidRDefault="00D569F3" w:rsidP="00D569F3">
            <w:pPr>
              <w:pStyle w:val="NormalWeb"/>
              <w:numPr>
                <w:ilvl w:val="0"/>
                <w:numId w:val="23"/>
              </w:numPr>
              <w:spacing w:before="10" w:beforeAutospacing="0" w:after="10" w:afterAutospacing="0"/>
              <w:ind w:left="389"/>
              <w:textAlignment w:val="baseline"/>
              <w:rPr>
                <w:color w:val="000000"/>
                <w:sz w:val="22"/>
                <w:szCs w:val="22"/>
              </w:rPr>
            </w:pPr>
            <w:r w:rsidRPr="00375759">
              <w:rPr>
                <w:color w:val="000000"/>
                <w:sz w:val="21"/>
                <w:szCs w:val="21"/>
              </w:rPr>
              <w:t xml:space="preserve">Financiamiento, prestaciones, asignaciones familiares y ente gestor del seguro social a corto plazo. </w:t>
            </w:r>
            <w:r w:rsidRPr="00375759">
              <w:t>( C, P )</w:t>
            </w:r>
          </w:p>
          <w:p w14:paraId="4049558F" w14:textId="77777777" w:rsidR="00D569F3" w:rsidRPr="00375759" w:rsidRDefault="00D569F3" w:rsidP="00D569F3">
            <w:pPr>
              <w:pStyle w:val="NormalWeb"/>
              <w:numPr>
                <w:ilvl w:val="0"/>
                <w:numId w:val="23"/>
              </w:numPr>
              <w:spacing w:before="10" w:beforeAutospacing="0" w:after="10" w:afterAutospacing="0"/>
              <w:ind w:left="389"/>
              <w:textAlignment w:val="baseline"/>
              <w:rPr>
                <w:color w:val="000000"/>
                <w:sz w:val="22"/>
                <w:szCs w:val="22"/>
              </w:rPr>
            </w:pPr>
            <w:r w:rsidRPr="00375759">
              <w:rPr>
                <w:color w:val="000000"/>
                <w:sz w:val="21"/>
                <w:szCs w:val="21"/>
              </w:rPr>
              <w:t>Concepto del seguro social obligatorio de largo plazo y del sistema integral de pensiones.</w:t>
            </w:r>
            <w:r w:rsidRPr="00375759">
              <w:t xml:space="preserve"> ( C )</w:t>
            </w:r>
          </w:p>
          <w:p w14:paraId="58641D53" w14:textId="77777777" w:rsidR="00D569F3" w:rsidRPr="00375759" w:rsidRDefault="00D569F3" w:rsidP="00D569F3">
            <w:pPr>
              <w:pStyle w:val="NormalWeb"/>
              <w:numPr>
                <w:ilvl w:val="0"/>
                <w:numId w:val="23"/>
              </w:numPr>
              <w:spacing w:before="10" w:beforeAutospacing="0" w:after="10" w:afterAutospacing="0"/>
              <w:ind w:left="389"/>
              <w:textAlignment w:val="baseline"/>
              <w:rPr>
                <w:color w:val="000000"/>
                <w:sz w:val="22"/>
                <w:szCs w:val="22"/>
              </w:rPr>
            </w:pPr>
            <w:r w:rsidRPr="00375759">
              <w:rPr>
                <w:color w:val="000000"/>
                <w:sz w:val="21"/>
                <w:szCs w:val="21"/>
              </w:rPr>
              <w:t xml:space="preserve">Regímenes del sistema de pensiones: contributivo, </w:t>
            </w:r>
            <w:proofErr w:type="spellStart"/>
            <w:r w:rsidRPr="00375759">
              <w:rPr>
                <w:color w:val="000000"/>
                <w:sz w:val="21"/>
                <w:szCs w:val="21"/>
              </w:rPr>
              <w:t>semicontributivo</w:t>
            </w:r>
            <w:proofErr w:type="spellEnd"/>
            <w:r w:rsidRPr="00375759">
              <w:rPr>
                <w:color w:val="000000"/>
                <w:sz w:val="21"/>
                <w:szCs w:val="21"/>
              </w:rPr>
              <w:t xml:space="preserve"> y no contributivo.</w:t>
            </w:r>
            <w:r w:rsidRPr="00375759">
              <w:t xml:space="preserve"> ( C )</w:t>
            </w:r>
          </w:p>
          <w:p w14:paraId="13C5D2D8" w14:textId="77777777" w:rsidR="00D569F3" w:rsidRPr="00375759" w:rsidRDefault="00D569F3" w:rsidP="00D569F3">
            <w:pPr>
              <w:pStyle w:val="NormalWeb"/>
              <w:numPr>
                <w:ilvl w:val="0"/>
                <w:numId w:val="23"/>
              </w:numPr>
              <w:spacing w:before="10" w:beforeAutospacing="0" w:after="10" w:afterAutospacing="0"/>
              <w:ind w:left="389"/>
              <w:textAlignment w:val="baseline"/>
              <w:rPr>
                <w:color w:val="000000"/>
                <w:sz w:val="22"/>
                <w:szCs w:val="22"/>
              </w:rPr>
            </w:pPr>
            <w:r w:rsidRPr="00375759">
              <w:rPr>
                <w:color w:val="000000"/>
                <w:sz w:val="21"/>
                <w:szCs w:val="21"/>
              </w:rPr>
              <w:t>Prestaciones del sistema integral de pensiones: pensión de vejez, pensión solidaria de vejez y pensión de invalidez.</w:t>
            </w:r>
            <w:r w:rsidRPr="00375759">
              <w:t xml:space="preserve"> ( C, P )</w:t>
            </w:r>
          </w:p>
          <w:p w14:paraId="27366C35" w14:textId="77777777" w:rsidR="00D569F3" w:rsidRPr="00375759" w:rsidRDefault="00D569F3" w:rsidP="00D569F3">
            <w:pPr>
              <w:pStyle w:val="NormalWeb"/>
              <w:numPr>
                <w:ilvl w:val="0"/>
                <w:numId w:val="23"/>
              </w:numPr>
              <w:spacing w:before="10" w:beforeAutospacing="0" w:after="10" w:afterAutospacing="0"/>
              <w:ind w:left="389"/>
              <w:textAlignment w:val="baseline"/>
              <w:rPr>
                <w:color w:val="000000"/>
                <w:sz w:val="22"/>
                <w:szCs w:val="22"/>
              </w:rPr>
            </w:pPr>
            <w:r w:rsidRPr="00375759">
              <w:rPr>
                <w:color w:val="000000"/>
                <w:sz w:val="21"/>
                <w:szCs w:val="21"/>
              </w:rPr>
              <w:t>Concurrencia de pensiones, pensión por muerte y masa hereditaria.</w:t>
            </w:r>
            <w:r w:rsidRPr="00375759">
              <w:t xml:space="preserve"> ( C )</w:t>
            </w:r>
          </w:p>
          <w:p w14:paraId="34C0BD33" w14:textId="6DE1E885" w:rsidR="00D569F3" w:rsidRPr="00375759" w:rsidRDefault="00D569F3" w:rsidP="00D569F3">
            <w:pPr>
              <w:pStyle w:val="NormalWeb"/>
              <w:numPr>
                <w:ilvl w:val="0"/>
                <w:numId w:val="23"/>
              </w:numPr>
              <w:spacing w:before="10" w:beforeAutospacing="0" w:after="10" w:afterAutospacing="0"/>
              <w:ind w:left="389"/>
              <w:textAlignment w:val="baseline"/>
              <w:rPr>
                <w:color w:val="000000"/>
                <w:sz w:val="22"/>
                <w:szCs w:val="22"/>
              </w:rPr>
            </w:pPr>
            <w:r w:rsidRPr="00375759">
              <w:rPr>
                <w:color w:val="000000"/>
                <w:sz w:val="21"/>
                <w:szCs w:val="21"/>
              </w:rPr>
              <w:t xml:space="preserve">Renta dignidad, gastos funerales y la Gestora Pública. </w:t>
            </w:r>
            <w:r w:rsidRPr="00375759">
              <w:t>( C, P )</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032804" w14:textId="18FAB019" w:rsidR="00375759" w:rsidRPr="00375759" w:rsidRDefault="00375759" w:rsidP="00375759">
            <w:pPr>
              <w:pStyle w:val="NormalWeb"/>
              <w:numPr>
                <w:ilvl w:val="0"/>
                <w:numId w:val="9"/>
              </w:numPr>
              <w:spacing w:before="10" w:after="10"/>
              <w:textAlignment w:val="baseline"/>
              <w:rPr>
                <w:color w:val="000000"/>
                <w:sz w:val="22"/>
                <w:szCs w:val="22"/>
              </w:rPr>
            </w:pPr>
            <w:r w:rsidRPr="00375759">
              <w:rPr>
                <w:color w:val="000000"/>
                <w:sz w:val="22"/>
                <w:szCs w:val="22"/>
              </w:rPr>
              <w:t>Ley N° 065, de Pensiones, de 10 de diciembre de 2010, que crea el Sistema Integral de Pensiones.</w:t>
            </w:r>
          </w:p>
          <w:p w14:paraId="4F2328FF" w14:textId="63C8AE3B" w:rsidR="00375759" w:rsidRPr="00375759" w:rsidRDefault="00375759" w:rsidP="00375759">
            <w:pPr>
              <w:pStyle w:val="NormalWeb"/>
              <w:numPr>
                <w:ilvl w:val="0"/>
                <w:numId w:val="9"/>
              </w:numPr>
              <w:spacing w:before="10" w:after="10"/>
              <w:textAlignment w:val="baseline"/>
              <w:rPr>
                <w:color w:val="000000"/>
                <w:sz w:val="22"/>
                <w:szCs w:val="22"/>
              </w:rPr>
            </w:pPr>
            <w:r w:rsidRPr="00375759">
              <w:rPr>
                <w:color w:val="000000"/>
                <w:sz w:val="22"/>
                <w:szCs w:val="22"/>
              </w:rPr>
              <w:t>Gestora Pública de la Seguridad Social de Largo Plazo, que asumió la administración total del Sistema Integral de Pensiones desde el 15 de mayo de 2023, en cumplimiento del Decreto Supremo N° 4585.</w:t>
            </w:r>
          </w:p>
          <w:p w14:paraId="36185314" w14:textId="12E8AF1B" w:rsidR="00D569F3" w:rsidRPr="00375759" w:rsidRDefault="00375759" w:rsidP="00375759">
            <w:pPr>
              <w:pStyle w:val="NormalWeb"/>
              <w:numPr>
                <w:ilvl w:val="0"/>
                <w:numId w:val="9"/>
              </w:numPr>
              <w:spacing w:before="10" w:beforeAutospacing="0" w:after="10" w:afterAutospacing="0"/>
              <w:textAlignment w:val="baseline"/>
              <w:rPr>
                <w:color w:val="000000"/>
                <w:sz w:val="22"/>
                <w:szCs w:val="22"/>
              </w:rPr>
            </w:pPr>
            <w:r w:rsidRPr="00375759">
              <w:rPr>
                <w:color w:val="000000"/>
                <w:sz w:val="22"/>
                <w:szCs w:val="22"/>
              </w:rPr>
              <w:t>Decreto Ley N° 16998, Ley General de Higiene, Seguridad Ocupacional y Bienestar, de 2 de agosto de 1979, que regula la prevención de los riesgos ocupacionales en los centros de trabajo.</w:t>
            </w:r>
          </w:p>
        </w:tc>
      </w:tr>
      <w:tr w:rsidR="00D569F3" w14:paraId="0FA095B5"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93D008" w14:textId="77777777" w:rsidR="00D569F3" w:rsidRPr="00375759" w:rsidRDefault="00D569F3" w:rsidP="00D569F3">
            <w:pPr>
              <w:spacing w:before="20" w:after="20"/>
              <w:jc w:val="center"/>
            </w:pPr>
            <w:r w:rsidRPr="00375759">
              <w:rPr>
                <w:b/>
                <w:bCs/>
                <w:i/>
                <w:iCs/>
                <w:sz w:val="21"/>
                <w:szCs w:val="21"/>
              </w:rPr>
              <w:t>Actividades</w:t>
            </w:r>
          </w:p>
        </w:tc>
      </w:tr>
      <w:tr w:rsidR="00D569F3" w14:paraId="2379F862" w14:textId="77777777" w:rsidTr="00C23A1B">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9BE938" w14:textId="77777777" w:rsidR="00D569F3" w:rsidRPr="00375759" w:rsidRDefault="00D569F3" w:rsidP="00D569F3">
            <w:pPr>
              <w:spacing w:before="20" w:after="20"/>
              <w:jc w:val="center"/>
            </w:pPr>
            <w:r w:rsidRPr="00375759">
              <w:rPr>
                <w:b/>
                <w:bCs/>
                <w:i/>
                <w:iCs/>
                <w:sz w:val="21"/>
                <w:szCs w:val="21"/>
              </w:rPr>
              <w:t>En clase</w:t>
            </w: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4EC01D" w14:textId="77777777" w:rsidR="00D569F3" w:rsidRPr="00375759" w:rsidRDefault="00D569F3" w:rsidP="00D569F3">
            <w:pPr>
              <w:spacing w:before="20" w:after="20"/>
              <w:jc w:val="center"/>
            </w:pPr>
            <w:r w:rsidRPr="00375759">
              <w:rPr>
                <w:b/>
                <w:bCs/>
                <w:i/>
                <w:iCs/>
                <w:sz w:val="21"/>
                <w:szCs w:val="21"/>
              </w:rPr>
              <w:t>Autónomas</w:t>
            </w:r>
          </w:p>
        </w:tc>
        <w:tc>
          <w:tcPr>
            <w:tcW w:w="1660"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D1046" w14:textId="77777777" w:rsidR="00D569F3" w:rsidRPr="00375759" w:rsidRDefault="00D569F3" w:rsidP="00D569F3">
            <w:pPr>
              <w:spacing w:before="20" w:after="20"/>
              <w:jc w:val="center"/>
            </w:pPr>
            <w:r w:rsidRPr="00375759">
              <w:rPr>
                <w:b/>
                <w:bCs/>
                <w:i/>
                <w:iCs/>
                <w:sz w:val="21"/>
                <w:szCs w:val="21"/>
              </w:rPr>
              <w:t>B-</w:t>
            </w:r>
            <w:proofErr w:type="spellStart"/>
            <w:r w:rsidRPr="00375759">
              <w:rPr>
                <w:b/>
                <w:bCs/>
                <w:i/>
                <w:iCs/>
                <w:sz w:val="21"/>
                <w:szCs w:val="21"/>
              </w:rPr>
              <w:t>Learning</w:t>
            </w:r>
            <w:proofErr w:type="spellEnd"/>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60AF1" w14:textId="77777777" w:rsidR="00D569F3" w:rsidRPr="00375759" w:rsidRDefault="00D569F3" w:rsidP="00D569F3">
            <w:pPr>
              <w:spacing w:before="20" w:after="20"/>
              <w:jc w:val="center"/>
            </w:pPr>
            <w:r w:rsidRPr="00375759">
              <w:rPr>
                <w:b/>
                <w:bCs/>
                <w:i/>
                <w:iCs/>
                <w:sz w:val="21"/>
                <w:szCs w:val="21"/>
              </w:rPr>
              <w:t>Taller</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6EC4A0" w14:textId="77777777" w:rsidR="00D569F3" w:rsidRPr="00375759" w:rsidRDefault="00D569F3" w:rsidP="00D569F3">
            <w:pPr>
              <w:spacing w:before="20" w:after="20"/>
              <w:jc w:val="center"/>
            </w:pPr>
            <w:r w:rsidRPr="00375759">
              <w:rPr>
                <w:b/>
                <w:bCs/>
                <w:i/>
                <w:iCs/>
                <w:sz w:val="21"/>
                <w:szCs w:val="21"/>
              </w:rPr>
              <w:t>Investigación/Práctica</w:t>
            </w:r>
          </w:p>
        </w:tc>
      </w:tr>
      <w:tr w:rsidR="00D569F3" w14:paraId="30090AD1" w14:textId="77777777" w:rsidTr="00C23A1B">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A7B4E" w14:textId="77777777" w:rsidR="00D569F3" w:rsidRPr="00375759" w:rsidRDefault="00D569F3" w:rsidP="00D569F3">
            <w:pPr>
              <w:spacing w:before="20" w:after="20"/>
              <w:jc w:val="center"/>
            </w:pPr>
            <w:r w:rsidRPr="00375759">
              <w:rPr>
                <w:sz w:val="21"/>
                <w:szCs w:val="21"/>
              </w:rPr>
              <w:t>Exposición dialogada de los principios y de las fuentes del derecho laboral.</w:t>
            </w:r>
          </w:p>
          <w:p w14:paraId="73991F8C" w14:textId="77777777" w:rsidR="00D569F3" w:rsidRPr="00375759" w:rsidRDefault="00D569F3" w:rsidP="00D569F3">
            <w:pPr>
              <w:spacing w:before="20" w:after="20"/>
              <w:jc w:val="center"/>
            </w:pPr>
            <w:r w:rsidRPr="00375759">
              <w:rPr>
                <w:sz w:val="21"/>
                <w:szCs w:val="21"/>
              </w:rPr>
              <w:t>Resolución guiada del cálculo de salarios, vacaciones y horas extraordinarias.</w:t>
            </w:r>
          </w:p>
          <w:p w14:paraId="545C313F" w14:textId="77777777" w:rsidR="00D569F3" w:rsidRPr="00375759" w:rsidRDefault="00D569F3" w:rsidP="00D569F3">
            <w:pPr>
              <w:spacing w:before="20" w:after="20"/>
              <w:jc w:val="center"/>
            </w:pPr>
            <w:r w:rsidRPr="00375759">
              <w:rPr>
                <w:sz w:val="21"/>
                <w:szCs w:val="21"/>
              </w:rPr>
              <w:t>Análisis de casos de despido y de extinción del contrato de trabajo.</w:t>
            </w:r>
          </w:p>
          <w:p w14:paraId="6FDA3399" w14:textId="77777777" w:rsidR="00D569F3" w:rsidRPr="00375759" w:rsidRDefault="00D569F3" w:rsidP="00D569F3">
            <w:pPr>
              <w:spacing w:before="20" w:after="20"/>
              <w:jc w:val="center"/>
            </w:pPr>
            <w:r w:rsidRPr="00375759">
              <w:rPr>
                <w:sz w:val="21"/>
                <w:szCs w:val="21"/>
              </w:rPr>
              <w:t>Demostración de la liquidación de beneficios sociales en hoja de cálculo.</w:t>
            </w:r>
          </w:p>
          <w:p w14:paraId="20FA5C23" w14:textId="77777777" w:rsidR="00D569F3" w:rsidRPr="00375759" w:rsidRDefault="00D569F3" w:rsidP="00D569F3">
            <w:pPr>
              <w:spacing w:before="20" w:after="20"/>
              <w:jc w:val="center"/>
            </w:pPr>
            <w:r w:rsidRPr="00375759">
              <w:rPr>
                <w:sz w:val="21"/>
                <w:szCs w:val="21"/>
              </w:rPr>
              <w:t>Preguntas de comprensión sobre las prestaciones de la seguridad social.</w:t>
            </w: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AD5F3D" w14:textId="77777777" w:rsidR="00D569F3" w:rsidRPr="00375759" w:rsidRDefault="00D569F3" w:rsidP="00D569F3">
            <w:pPr>
              <w:spacing w:before="20" w:after="20"/>
              <w:jc w:val="center"/>
            </w:pPr>
            <w:r w:rsidRPr="00375759">
              <w:rPr>
                <w:sz w:val="21"/>
                <w:szCs w:val="21"/>
              </w:rPr>
              <w:t>Lectura de la Ley General del Trabajo y del Código de Seguridad Social.</w:t>
            </w:r>
          </w:p>
          <w:p w14:paraId="792B8DA9" w14:textId="77777777" w:rsidR="00D569F3" w:rsidRPr="00375759" w:rsidRDefault="00D569F3" w:rsidP="00D569F3">
            <w:pPr>
              <w:spacing w:before="20" w:after="20"/>
              <w:jc w:val="center"/>
            </w:pPr>
            <w:r w:rsidRPr="00375759">
              <w:rPr>
                <w:sz w:val="21"/>
                <w:szCs w:val="21"/>
              </w:rPr>
              <w:t>Elaboración progresiva de un contrato individual de trabajo y de su finiquito.</w:t>
            </w:r>
          </w:p>
          <w:p w14:paraId="16E678D2" w14:textId="77777777" w:rsidR="00D569F3" w:rsidRPr="00375759" w:rsidRDefault="00D569F3" w:rsidP="00D569F3">
            <w:pPr>
              <w:spacing w:before="20" w:after="20"/>
              <w:jc w:val="center"/>
            </w:pPr>
            <w:r w:rsidRPr="00375759">
              <w:rPr>
                <w:sz w:val="21"/>
                <w:szCs w:val="21"/>
              </w:rPr>
              <w:t>Resolución de ejercicios de cálculo de salario, aguinaldo, vacación e indemnización.</w:t>
            </w:r>
          </w:p>
        </w:tc>
        <w:tc>
          <w:tcPr>
            <w:tcW w:w="1660"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B5BD79" w14:textId="77777777" w:rsidR="00D569F3" w:rsidRPr="00375759" w:rsidRDefault="00D569F3" w:rsidP="00D569F3">
            <w:pPr>
              <w:spacing w:before="20" w:after="20"/>
              <w:jc w:val="center"/>
            </w:pPr>
            <w:r w:rsidRPr="00375759">
              <w:rPr>
                <w:sz w:val="21"/>
                <w:szCs w:val="21"/>
              </w:rPr>
              <w:t>Cuestionarios de comprensión sobre los principios del derecho laboral y las prestaciones de la seguridad social en la plataforma Moodle UMSA.</w:t>
            </w:r>
          </w:p>
          <w:p w14:paraId="313292BD" w14:textId="77777777" w:rsidR="00D569F3" w:rsidRPr="00375759" w:rsidRDefault="00D569F3" w:rsidP="00D569F3">
            <w:pPr>
              <w:spacing w:before="20" w:after="20"/>
              <w:jc w:val="center"/>
            </w:pPr>
            <w:r w:rsidRPr="00375759">
              <w:rPr>
                <w:sz w:val="21"/>
                <w:szCs w:val="21"/>
              </w:rPr>
              <w:t>Foros de consulta sobre despido justificado e injustificado.</w:t>
            </w:r>
          </w:p>
          <w:p w14:paraId="7C3436F2" w14:textId="77777777" w:rsidR="00D569F3" w:rsidRPr="00375759" w:rsidRDefault="00D569F3" w:rsidP="00D569F3">
            <w:pPr>
              <w:spacing w:before="20" w:after="20"/>
              <w:jc w:val="center"/>
            </w:pPr>
            <w:proofErr w:type="spellStart"/>
            <w:r w:rsidRPr="00375759">
              <w:rPr>
                <w:sz w:val="21"/>
                <w:szCs w:val="21"/>
              </w:rPr>
              <w:t>Videotutoriales</w:t>
            </w:r>
            <w:proofErr w:type="spellEnd"/>
            <w:r w:rsidRPr="00375759">
              <w:rPr>
                <w:sz w:val="21"/>
                <w:szCs w:val="21"/>
              </w:rPr>
              <w:t xml:space="preserve"> de cálculo de beneficios sociales y de pensiones en hoja de cálculo.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2CDD65" w14:textId="77777777" w:rsidR="00D569F3" w:rsidRPr="00375759" w:rsidRDefault="00D569F3" w:rsidP="00D569F3">
            <w:pPr>
              <w:spacing w:before="20" w:after="20"/>
              <w:jc w:val="center"/>
            </w:pPr>
            <w:r w:rsidRPr="00375759">
              <w:rPr>
                <w:sz w:val="21"/>
                <w:szCs w:val="21"/>
              </w:rPr>
              <w:t>Debate colaborativo sobre la aplicación de los principios del derecho laboral a un caso real.</w:t>
            </w:r>
          </w:p>
          <w:p w14:paraId="263652B8" w14:textId="77777777" w:rsidR="00D569F3" w:rsidRPr="00375759" w:rsidRDefault="00D569F3" w:rsidP="00D569F3">
            <w:pPr>
              <w:spacing w:before="20" w:after="20"/>
              <w:jc w:val="center"/>
            </w:pPr>
            <w:r w:rsidRPr="00375759">
              <w:rPr>
                <w:sz w:val="21"/>
                <w:szCs w:val="21"/>
              </w:rPr>
              <w:t>Elaboración guiada de una planilla de sueldos en hoja de cálculo y de un finiquito.</w:t>
            </w:r>
          </w:p>
          <w:p w14:paraId="0D102D65" w14:textId="77777777" w:rsidR="00D569F3" w:rsidRPr="00375759" w:rsidRDefault="00D569F3" w:rsidP="00D569F3">
            <w:pPr>
              <w:spacing w:before="20" w:after="20"/>
              <w:jc w:val="center"/>
            </w:pPr>
            <w:r w:rsidRPr="00375759">
              <w:rPr>
                <w:sz w:val="21"/>
                <w:szCs w:val="21"/>
              </w:rPr>
              <w:t>Simulación de un caso de calificación de despido y de liquidación de beneficios sociales.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A3948" w14:textId="77777777" w:rsidR="00D569F3" w:rsidRPr="00375759" w:rsidRDefault="00D569F3" w:rsidP="00D569F3">
            <w:pPr>
              <w:spacing w:before="20" w:after="20"/>
              <w:jc w:val="center"/>
            </w:pPr>
            <w:r w:rsidRPr="00375759">
              <w:rPr>
                <w:sz w:val="21"/>
                <w:szCs w:val="21"/>
              </w:rPr>
              <w:t>Investigación sobre la aplicación del salario mínimo nacional en una empresa boliviana.</w:t>
            </w:r>
          </w:p>
          <w:p w14:paraId="5D6464D5" w14:textId="77777777" w:rsidR="00D569F3" w:rsidRPr="00375759" w:rsidRDefault="00D569F3" w:rsidP="00D569F3">
            <w:pPr>
              <w:spacing w:before="20" w:after="20"/>
              <w:jc w:val="center"/>
            </w:pPr>
            <w:r w:rsidRPr="00375759">
              <w:rPr>
                <w:sz w:val="21"/>
                <w:szCs w:val="21"/>
              </w:rPr>
              <w:t>Análisis de un caso de extinción de contrato de trabajo, de su liquidación y de sus contingencias para la entidad.</w:t>
            </w:r>
          </w:p>
          <w:p w14:paraId="6F7D2BDF" w14:textId="77777777" w:rsidR="00D569F3" w:rsidRPr="00375759" w:rsidRDefault="00D569F3" w:rsidP="00D569F3">
            <w:pPr>
              <w:spacing w:before="20" w:after="20"/>
              <w:jc w:val="center"/>
            </w:pPr>
            <w:r w:rsidRPr="00375759">
              <w:rPr>
                <w:sz w:val="21"/>
                <w:szCs w:val="21"/>
              </w:rPr>
              <w:t>Comparación de las prestaciones del seguro social a corto plazo y del sistema integral de pensiones.</w:t>
            </w:r>
          </w:p>
        </w:tc>
      </w:tr>
      <w:tr w:rsidR="00D569F3" w14:paraId="086E7466"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F0B0B1" w14:textId="77777777" w:rsidR="00D569F3" w:rsidRPr="00375759" w:rsidRDefault="00D569F3" w:rsidP="00D569F3">
            <w:pPr>
              <w:spacing w:before="20" w:after="20"/>
              <w:jc w:val="center"/>
            </w:pPr>
            <w:r w:rsidRPr="00375759">
              <w:rPr>
                <w:b/>
                <w:bCs/>
                <w:i/>
                <w:iCs/>
                <w:sz w:val="21"/>
                <w:szCs w:val="21"/>
              </w:rPr>
              <w:t>Estrategias de aprendizaje y enseñanza</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B75C0D" w14:textId="77777777" w:rsidR="00D569F3" w:rsidRPr="00375759" w:rsidRDefault="00D569F3" w:rsidP="00D569F3">
            <w:pPr>
              <w:pStyle w:val="Prrafodelista"/>
              <w:numPr>
                <w:ilvl w:val="0"/>
                <w:numId w:val="3"/>
              </w:numPr>
              <w:spacing w:before="10" w:after="10"/>
            </w:pPr>
            <w:r w:rsidRPr="00375759">
              <w:rPr>
                <w:sz w:val="21"/>
                <w:szCs w:val="21"/>
              </w:rPr>
              <w:t>Aprendizaje basado en problemas con casos de relaciones laborales de empresas bolivianas.</w:t>
            </w:r>
          </w:p>
          <w:p w14:paraId="5E535230" w14:textId="77777777" w:rsidR="00D569F3" w:rsidRPr="00375759" w:rsidRDefault="00D569F3" w:rsidP="00D569F3">
            <w:pPr>
              <w:pStyle w:val="Prrafodelista"/>
              <w:numPr>
                <w:ilvl w:val="0"/>
                <w:numId w:val="3"/>
              </w:numPr>
              <w:spacing w:before="10" w:after="10"/>
            </w:pPr>
            <w:r w:rsidRPr="00375759">
              <w:rPr>
                <w:sz w:val="21"/>
                <w:szCs w:val="21"/>
              </w:rPr>
              <w:t>Estudio de casos de despido justificado e injustificado.</w:t>
            </w:r>
          </w:p>
          <w:p w14:paraId="3D84D1C1" w14:textId="77777777" w:rsidR="00D569F3" w:rsidRPr="00375759" w:rsidRDefault="00D569F3" w:rsidP="00D569F3">
            <w:pPr>
              <w:pStyle w:val="Prrafodelista"/>
              <w:numPr>
                <w:ilvl w:val="0"/>
                <w:numId w:val="3"/>
              </w:numPr>
              <w:spacing w:before="10" w:after="10"/>
            </w:pPr>
            <w:r w:rsidRPr="00375759">
              <w:rPr>
                <w:sz w:val="21"/>
                <w:szCs w:val="21"/>
              </w:rPr>
              <w:t>Proyecto integrador que recorre la contratación, las condiciones de trabajo y la extinción de la relación laboral.</w:t>
            </w:r>
          </w:p>
          <w:p w14:paraId="2B6FBC8B" w14:textId="035FF13B" w:rsidR="00D569F3" w:rsidRPr="00375759" w:rsidRDefault="00D569F3" w:rsidP="00D569F3">
            <w:pPr>
              <w:pStyle w:val="Prrafodelista"/>
              <w:numPr>
                <w:ilvl w:val="0"/>
                <w:numId w:val="3"/>
              </w:numPr>
              <w:spacing w:before="10" w:after="10"/>
            </w:pPr>
            <w:r w:rsidRPr="00375759">
              <w:rPr>
                <w:sz w:val="21"/>
                <w:szCs w:val="21"/>
              </w:rPr>
              <w:t>Trabajo en equipos para el cálculo de beneficios sociales y de pensiones.</w:t>
            </w:r>
          </w:p>
          <w:p w14:paraId="78A0FBC1" w14:textId="77777777" w:rsidR="00D569F3" w:rsidRPr="00375759" w:rsidRDefault="00D569F3" w:rsidP="00D569F3">
            <w:pPr>
              <w:pStyle w:val="Prrafodelista"/>
              <w:numPr>
                <w:ilvl w:val="0"/>
                <w:numId w:val="3"/>
              </w:numPr>
              <w:spacing w:before="10" w:after="10"/>
            </w:pPr>
            <w:r w:rsidRPr="00375759">
              <w:rPr>
                <w:sz w:val="21"/>
                <w:szCs w:val="21"/>
              </w:rPr>
              <w:t>Simulaciones de trámites ante el Ministerio de Trabajo y ante la Gestora Pública.</w:t>
            </w:r>
          </w:p>
          <w:p w14:paraId="52E72475" w14:textId="77777777" w:rsidR="00D569F3" w:rsidRPr="00375759" w:rsidRDefault="00D569F3" w:rsidP="00D569F3">
            <w:pPr>
              <w:pStyle w:val="Prrafodelista"/>
              <w:numPr>
                <w:ilvl w:val="0"/>
                <w:numId w:val="3"/>
              </w:numPr>
              <w:spacing w:before="10" w:after="10"/>
            </w:pPr>
            <w:r w:rsidRPr="00375759">
              <w:rPr>
                <w:sz w:val="21"/>
                <w:szCs w:val="21"/>
              </w:rPr>
              <w:t>Clase invertida para los contenidos conceptuales del derecho laboral.</w:t>
            </w:r>
          </w:p>
        </w:tc>
      </w:tr>
      <w:tr w:rsidR="00D569F3" w14:paraId="42861B06"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742302" w14:textId="77777777" w:rsidR="00D569F3" w:rsidRPr="00375759" w:rsidRDefault="00D569F3" w:rsidP="00D569F3">
            <w:pPr>
              <w:spacing w:before="20" w:after="20"/>
              <w:jc w:val="center"/>
            </w:pPr>
            <w:r w:rsidRPr="00375759">
              <w:rPr>
                <w:b/>
                <w:bCs/>
                <w:i/>
                <w:iCs/>
                <w:sz w:val="21"/>
                <w:szCs w:val="21"/>
              </w:rPr>
              <w:t>Recursos para el aprendizaje</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6FAECF" w14:textId="77777777" w:rsidR="00D569F3" w:rsidRPr="00375759" w:rsidRDefault="00D569F3" w:rsidP="00D569F3">
            <w:pPr>
              <w:pStyle w:val="Prrafodelista"/>
              <w:numPr>
                <w:ilvl w:val="0"/>
                <w:numId w:val="3"/>
              </w:numPr>
              <w:spacing w:before="10" w:after="10"/>
            </w:pPr>
            <w:r w:rsidRPr="00375759">
              <w:rPr>
                <w:sz w:val="21"/>
                <w:szCs w:val="21"/>
              </w:rPr>
              <w:t>Plataforma Moodle UMSA.</w:t>
            </w:r>
          </w:p>
          <w:p w14:paraId="2192260D" w14:textId="77777777" w:rsidR="00D569F3" w:rsidRPr="00375759" w:rsidRDefault="00D569F3" w:rsidP="00D569F3">
            <w:pPr>
              <w:pStyle w:val="Prrafodelista"/>
              <w:numPr>
                <w:ilvl w:val="0"/>
                <w:numId w:val="3"/>
              </w:numPr>
              <w:spacing w:before="10" w:after="10"/>
            </w:pPr>
            <w:r w:rsidRPr="00375759">
              <w:rPr>
                <w:sz w:val="21"/>
                <w:szCs w:val="21"/>
              </w:rPr>
              <w:t>Ley General del Trabajo, su Decreto Reglamentario y Código de Seguridad Social.</w:t>
            </w:r>
          </w:p>
          <w:p w14:paraId="7ECA74F2" w14:textId="77777777" w:rsidR="00D569F3" w:rsidRPr="00375759" w:rsidRDefault="00D569F3" w:rsidP="00D569F3">
            <w:pPr>
              <w:pStyle w:val="Prrafodelista"/>
              <w:numPr>
                <w:ilvl w:val="0"/>
                <w:numId w:val="3"/>
              </w:numPr>
              <w:spacing w:before="10" w:after="10"/>
            </w:pPr>
            <w:r w:rsidRPr="00375759">
              <w:rPr>
                <w:sz w:val="21"/>
                <w:szCs w:val="21"/>
              </w:rPr>
              <w:t>Formatos de contratos de trabajo y de finiquitos para el trabajo en aula.</w:t>
            </w:r>
          </w:p>
          <w:p w14:paraId="37F558E8" w14:textId="77777777" w:rsidR="00D569F3" w:rsidRPr="00375759" w:rsidRDefault="00D569F3" w:rsidP="00D569F3">
            <w:pPr>
              <w:pStyle w:val="Prrafodelista"/>
              <w:numPr>
                <w:ilvl w:val="0"/>
                <w:numId w:val="3"/>
              </w:numPr>
              <w:spacing w:before="10" w:after="10"/>
            </w:pPr>
            <w:r w:rsidRPr="00375759">
              <w:rPr>
                <w:sz w:val="21"/>
                <w:szCs w:val="21"/>
              </w:rPr>
              <w:t>Guías de ejercicios y casos elaborados por la cátedra.</w:t>
            </w:r>
          </w:p>
          <w:p w14:paraId="5A6092D2" w14:textId="77777777" w:rsidR="00D569F3" w:rsidRPr="00375759" w:rsidRDefault="00D569F3" w:rsidP="00D569F3">
            <w:pPr>
              <w:pStyle w:val="Prrafodelista"/>
              <w:numPr>
                <w:ilvl w:val="0"/>
                <w:numId w:val="3"/>
              </w:numPr>
              <w:spacing w:before="10" w:after="10"/>
            </w:pPr>
            <w:r w:rsidRPr="00375759">
              <w:rPr>
                <w:sz w:val="21"/>
                <w:szCs w:val="21"/>
              </w:rPr>
              <w:t>Guías del Ministerio del Trabajo, Empleo y Previsión Social.</w:t>
            </w:r>
          </w:p>
          <w:p w14:paraId="45ED7AA0" w14:textId="77777777" w:rsidR="00D569F3" w:rsidRPr="00375759" w:rsidRDefault="00D569F3" w:rsidP="00D569F3">
            <w:pPr>
              <w:pStyle w:val="Prrafodelista"/>
              <w:numPr>
                <w:ilvl w:val="0"/>
                <w:numId w:val="3"/>
              </w:numPr>
              <w:spacing w:before="10" w:after="10"/>
            </w:pPr>
            <w:r w:rsidRPr="00375759">
              <w:rPr>
                <w:sz w:val="21"/>
                <w:szCs w:val="21"/>
              </w:rPr>
              <w:t>Hojas de cálculo para planillas de sueldos y liquidaciones de beneficios sociales.</w:t>
            </w:r>
          </w:p>
        </w:tc>
      </w:tr>
      <w:tr w:rsidR="00D569F3" w14:paraId="31FE5669"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C79949" w14:textId="77777777" w:rsidR="00D569F3" w:rsidRPr="00375759" w:rsidRDefault="00D569F3" w:rsidP="00D569F3">
            <w:pPr>
              <w:spacing w:before="20" w:after="20"/>
              <w:jc w:val="center"/>
            </w:pPr>
            <w:r w:rsidRPr="00375759">
              <w:rPr>
                <w:b/>
                <w:bCs/>
                <w:i/>
                <w:iCs/>
                <w:sz w:val="21"/>
                <w:szCs w:val="21"/>
              </w:rPr>
              <w:t>Estrategias de evaluación</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052C5" w14:textId="77777777" w:rsidR="00D569F3" w:rsidRPr="00375759" w:rsidRDefault="00D569F3" w:rsidP="00D569F3">
            <w:pPr>
              <w:pStyle w:val="Prrafodelista"/>
              <w:numPr>
                <w:ilvl w:val="0"/>
                <w:numId w:val="3"/>
              </w:numPr>
              <w:spacing w:before="10" w:after="10"/>
            </w:pPr>
            <w:r w:rsidRPr="00375759">
              <w:rPr>
                <w:sz w:val="21"/>
                <w:szCs w:val="21"/>
              </w:rPr>
              <w:t>Evaluación diagnóstica: prueba inicial sobre nociones generales de derecho y de las relaciones de trabajo.</w:t>
            </w:r>
          </w:p>
          <w:p w14:paraId="6D8433D1" w14:textId="77777777" w:rsidR="00D569F3" w:rsidRPr="00375759" w:rsidRDefault="00D569F3" w:rsidP="00D569F3">
            <w:pPr>
              <w:pStyle w:val="Prrafodelista"/>
              <w:numPr>
                <w:ilvl w:val="0"/>
                <w:numId w:val="3"/>
              </w:numPr>
              <w:spacing w:before="10" w:after="10"/>
            </w:pPr>
            <w:r w:rsidRPr="00375759">
              <w:rPr>
                <w:sz w:val="21"/>
                <w:szCs w:val="21"/>
              </w:rPr>
              <w:t>Evaluación formativa: preguntas de comprensión y desarrollo de ejercicios prácticos en el aula, con retroalimentación continua.</w:t>
            </w:r>
          </w:p>
          <w:p w14:paraId="03C4DA7B" w14:textId="77777777" w:rsidR="00D569F3" w:rsidRPr="00375759" w:rsidRDefault="00D569F3" w:rsidP="00D569F3">
            <w:pPr>
              <w:pStyle w:val="Prrafodelista"/>
              <w:numPr>
                <w:ilvl w:val="0"/>
                <w:numId w:val="3"/>
              </w:numPr>
              <w:spacing w:before="10" w:after="10"/>
            </w:pPr>
            <w:r w:rsidRPr="00375759">
              <w:rPr>
                <w:sz w:val="21"/>
                <w:szCs w:val="21"/>
              </w:rPr>
              <w:t xml:space="preserve">Evaluación </w:t>
            </w:r>
            <w:proofErr w:type="spellStart"/>
            <w:r w:rsidRPr="00375759">
              <w:rPr>
                <w:sz w:val="21"/>
                <w:szCs w:val="21"/>
              </w:rPr>
              <w:t>sumativa</w:t>
            </w:r>
            <w:proofErr w:type="spellEnd"/>
            <w:r w:rsidRPr="00375759">
              <w:rPr>
                <w:sz w:val="21"/>
                <w:szCs w:val="21"/>
              </w:rPr>
              <w:t>: controles de lectura y asistencia, evaluación de casos prácticos, trabajos de investigación y desarrollo, exámenes parciales y examen final.</w:t>
            </w:r>
          </w:p>
        </w:tc>
      </w:tr>
      <w:tr w:rsidR="00D569F3" w14:paraId="03C614E3" w14:textId="77777777" w:rsidTr="00C23A1B">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45B6B1" w14:textId="77777777" w:rsidR="00D569F3" w:rsidRPr="00375759" w:rsidRDefault="00D569F3" w:rsidP="00D569F3">
            <w:pPr>
              <w:spacing w:before="20" w:after="20"/>
              <w:jc w:val="center"/>
            </w:pPr>
            <w:r w:rsidRPr="00375759">
              <w:rPr>
                <w:b/>
                <w:bCs/>
                <w:i/>
                <w:iCs/>
                <w:sz w:val="21"/>
                <w:szCs w:val="21"/>
              </w:rPr>
              <w:t>Criterios de calificación</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7E4EC9" w14:textId="77777777" w:rsidR="00D569F3" w:rsidRPr="00375759" w:rsidRDefault="00D569F3" w:rsidP="00D569F3">
            <w:pPr>
              <w:pStyle w:val="Prrafodelista"/>
              <w:numPr>
                <w:ilvl w:val="0"/>
                <w:numId w:val="3"/>
              </w:numPr>
              <w:spacing w:before="10" w:after="10"/>
            </w:pPr>
            <w:r w:rsidRPr="00375759">
              <w:rPr>
                <w:sz w:val="21"/>
                <w:szCs w:val="21"/>
              </w:rPr>
              <w:t>Nota mínima de aprobación: 51/100.</w:t>
            </w:r>
          </w:p>
          <w:p w14:paraId="2EA14E7C" w14:textId="77777777" w:rsidR="00D569F3" w:rsidRPr="00375759" w:rsidRDefault="00D569F3" w:rsidP="00D569F3">
            <w:pPr>
              <w:pStyle w:val="Prrafodelista"/>
              <w:numPr>
                <w:ilvl w:val="0"/>
                <w:numId w:val="3"/>
              </w:numPr>
              <w:spacing w:before="10" w:after="10"/>
            </w:pPr>
            <w:r w:rsidRPr="00375759">
              <w:rPr>
                <w:sz w:val="21"/>
                <w:szCs w:val="21"/>
              </w:rPr>
              <w:t>Evaluación periódica al finalizar cada tema, basada en evidencias de conocimiento, desempeño y producto.</w:t>
            </w:r>
          </w:p>
          <w:p w14:paraId="7D4CC03D" w14:textId="77777777" w:rsidR="00D569F3" w:rsidRPr="00375759" w:rsidRDefault="00D569F3" w:rsidP="00D569F3">
            <w:pPr>
              <w:pStyle w:val="Prrafodelista"/>
              <w:numPr>
                <w:ilvl w:val="0"/>
                <w:numId w:val="3"/>
              </w:numPr>
              <w:spacing w:before="10" w:after="10"/>
            </w:pPr>
            <w:r w:rsidRPr="00375759">
              <w:rPr>
                <w:sz w:val="21"/>
                <w:szCs w:val="21"/>
              </w:rPr>
              <w:t>Cada evidencia de producto se evalúa con su propia rúbrica de tres niveles: Insuficiente, Suficiente y Destacado.</w:t>
            </w:r>
          </w:p>
          <w:p w14:paraId="0477D229" w14:textId="77777777" w:rsidR="00D569F3" w:rsidRPr="00375759" w:rsidRDefault="00D569F3" w:rsidP="00D569F3">
            <w:pPr>
              <w:pStyle w:val="Prrafodelista"/>
              <w:numPr>
                <w:ilvl w:val="0"/>
                <w:numId w:val="3"/>
              </w:numPr>
              <w:spacing w:before="10" w:after="10"/>
            </w:pPr>
            <w:r w:rsidRPr="00375759">
              <w:rPr>
                <w:sz w:val="21"/>
                <w:szCs w:val="21"/>
              </w:rPr>
              <w:t>La calificación de cada elemento de competencia suma las calificaciones de sus evidencias de producto.</w:t>
            </w:r>
          </w:p>
        </w:tc>
      </w:tr>
      <w:tr w:rsidR="00D569F3" w14:paraId="273328D7" w14:textId="77777777" w:rsidTr="00C23A1B">
        <w:trPr>
          <w:cantSplit/>
        </w:trPr>
        <w:tc>
          <w:tcPr>
            <w:tcW w:w="1660" w:type="dxa"/>
            <w:gridSpan w:val="2"/>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1BFF76" w14:textId="3DDB56A5" w:rsidR="00D569F3" w:rsidRPr="00375759" w:rsidRDefault="00D569F3" w:rsidP="00D569F3">
            <w:pPr>
              <w:spacing w:before="20" w:after="20"/>
              <w:jc w:val="center"/>
            </w:pPr>
            <w:r w:rsidRPr="00375759">
              <w:rPr>
                <w:b/>
                <w:bCs/>
                <w:i/>
                <w:iCs/>
                <w:sz w:val="21"/>
                <w:szCs w:val="21"/>
              </w:rPr>
              <w:t>Niveles de logro y distribución de la calificación</w:t>
            </w: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243826" w14:textId="2297DAD9" w:rsidR="00D569F3" w:rsidRPr="00375759" w:rsidRDefault="00D569F3" w:rsidP="00D569F3">
            <w:pPr>
              <w:spacing w:before="20" w:after="20"/>
              <w:jc w:val="center"/>
            </w:pPr>
            <w:r w:rsidRPr="00375759">
              <w:rPr>
                <w:b/>
                <w:bCs/>
                <w:i/>
                <w:iCs/>
                <w:sz w:val="21"/>
                <w:szCs w:val="21"/>
              </w:rPr>
              <w:t xml:space="preserve">Producto 1: </w:t>
            </w:r>
            <w:r w:rsidRPr="00375759">
              <w:rPr>
                <w:sz w:val="21"/>
                <w:szCs w:val="21"/>
              </w:rPr>
              <w:t>Cuadro de las fuentes del derecho laboral</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ABAF6" w14:textId="36B387AE" w:rsidR="00D569F3" w:rsidRPr="00375759" w:rsidRDefault="00D569F3" w:rsidP="00D569F3">
            <w:pPr>
              <w:spacing w:before="20" w:after="20"/>
              <w:jc w:val="center"/>
            </w:pPr>
            <w:r w:rsidRPr="00375759">
              <w:rPr>
                <w:b/>
                <w:bCs/>
                <w:i/>
                <w:iCs/>
                <w:sz w:val="21"/>
                <w:szCs w:val="21"/>
              </w:rPr>
              <w:t>4%</w:t>
            </w:r>
          </w:p>
        </w:tc>
      </w:tr>
      <w:tr w:rsidR="00D569F3" w14:paraId="40214BE6"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70B27FCB"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DD77B9" w14:textId="2068F7AD"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6BA1D" w14:textId="75F27D0A"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5ED66E" w14:textId="72B3D6A0"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552961" w14:textId="783DAAD6" w:rsidR="00D569F3" w:rsidRPr="00375759" w:rsidRDefault="00D569F3" w:rsidP="00D569F3">
            <w:pPr>
              <w:spacing w:before="20" w:after="20"/>
              <w:jc w:val="center"/>
            </w:pPr>
            <w:r w:rsidRPr="00375759">
              <w:rPr>
                <w:b/>
                <w:bCs/>
                <w:i/>
                <w:iCs/>
                <w:sz w:val="21"/>
                <w:szCs w:val="21"/>
              </w:rPr>
              <w:t>Destacado (81–100)</w:t>
            </w:r>
          </w:p>
        </w:tc>
      </w:tr>
      <w:tr w:rsidR="00D569F3" w14:paraId="61299A13"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58699257"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200100" w14:textId="70CFD78A" w:rsidR="00D569F3" w:rsidRPr="00375759" w:rsidRDefault="00D569F3" w:rsidP="00D569F3">
            <w:pPr>
              <w:spacing w:before="20" w:after="20"/>
            </w:pPr>
            <w:r w:rsidRPr="00375759">
              <w:rPr>
                <w:sz w:val="21"/>
                <w:szCs w:val="21"/>
              </w:rPr>
              <w:t>Clasificación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D33E56" w14:textId="708CB673" w:rsidR="00D569F3" w:rsidRPr="00375759" w:rsidRDefault="00D569F3" w:rsidP="00D569F3">
            <w:pPr>
              <w:spacing w:before="20" w:after="20"/>
            </w:pPr>
            <w:r w:rsidRPr="00375759">
              <w:rPr>
                <w:sz w:val="21"/>
                <w:szCs w:val="21"/>
              </w:rPr>
              <w:t>Confunde las fuentes.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B1AD9" w14:textId="61405A94" w:rsidR="00D569F3" w:rsidRPr="00375759" w:rsidRDefault="00D569F3" w:rsidP="00D569F3">
            <w:pPr>
              <w:spacing w:before="20" w:after="20"/>
            </w:pPr>
            <w:r w:rsidRPr="00375759">
              <w:rPr>
                <w:sz w:val="21"/>
                <w:szCs w:val="21"/>
              </w:rPr>
              <w:t>Clasifica las fuentes según su origen.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1B3C0" w14:textId="7CDFC2E4" w:rsidR="00D569F3" w:rsidRPr="00375759" w:rsidRDefault="00D569F3" w:rsidP="00D569F3">
            <w:pPr>
              <w:spacing w:before="20" w:after="20"/>
            </w:pPr>
            <w:r w:rsidRPr="00375759">
              <w:rPr>
                <w:sz w:val="21"/>
                <w:szCs w:val="21"/>
              </w:rPr>
              <w:t>Ejemplifica cada fuente con una norma vigente.</w:t>
            </w:r>
          </w:p>
        </w:tc>
      </w:tr>
      <w:tr w:rsidR="00D569F3" w14:paraId="1628BA34"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408B621"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3FC0B1" w14:textId="2F44B0F2" w:rsidR="00D569F3" w:rsidRPr="00375759" w:rsidRDefault="00D569F3" w:rsidP="00D569F3">
            <w:pPr>
              <w:spacing w:before="20" w:after="20"/>
            </w:pPr>
            <w:r w:rsidRPr="00375759">
              <w:rPr>
                <w:sz w:val="21"/>
                <w:szCs w:val="21"/>
              </w:rPr>
              <w:t>Contrato como fuente</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D022B1" w14:textId="79450129" w:rsidR="00D569F3" w:rsidRPr="00375759" w:rsidRDefault="00D569F3" w:rsidP="00D569F3">
            <w:pPr>
              <w:spacing w:before="20" w:after="20"/>
            </w:pPr>
            <w:r w:rsidRPr="00375759">
              <w:rPr>
                <w:sz w:val="21"/>
                <w:szCs w:val="21"/>
              </w:rPr>
              <w:t>Omite el contrato individual.</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CF925B" w14:textId="674A8C83" w:rsidR="00D569F3" w:rsidRPr="00375759" w:rsidRDefault="00D569F3" w:rsidP="00D569F3">
            <w:pPr>
              <w:spacing w:before="20" w:after="20"/>
            </w:pPr>
            <w:r w:rsidRPr="00375759">
              <w:rPr>
                <w:sz w:val="21"/>
                <w:szCs w:val="21"/>
              </w:rPr>
              <w:t>Ubica el contrato individual entre las fuentes.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2E6D6D" w14:textId="31FD58EE" w:rsidR="00D569F3" w:rsidRPr="00375759" w:rsidRDefault="00D569F3" w:rsidP="00D569F3">
            <w:pPr>
              <w:spacing w:before="20" w:after="20"/>
            </w:pPr>
            <w:r w:rsidRPr="00375759">
              <w:rPr>
                <w:sz w:val="21"/>
                <w:szCs w:val="21"/>
              </w:rPr>
              <w:t>Explica su relación con las demás fuentes.</w:t>
            </w:r>
          </w:p>
        </w:tc>
      </w:tr>
      <w:tr w:rsidR="00D569F3" w14:paraId="0172FDD7"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37C1AEF"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220596" w14:textId="5F49660B" w:rsidR="00D569F3" w:rsidRPr="00375759" w:rsidRDefault="00D569F3" w:rsidP="00D569F3">
            <w:pPr>
              <w:spacing w:before="20" w:after="20"/>
            </w:pPr>
            <w:r w:rsidRPr="00375759">
              <w:rPr>
                <w:sz w:val="21"/>
                <w:szCs w:val="21"/>
              </w:rPr>
              <w:t>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3D1F44" w14:textId="1DDCAE0F" w:rsidR="00D569F3" w:rsidRPr="00375759" w:rsidRDefault="00D569F3" w:rsidP="00D569F3">
            <w:pPr>
              <w:spacing w:before="20" w:after="20"/>
            </w:pPr>
            <w:r w:rsidRPr="00375759">
              <w:rPr>
                <w:sz w:val="21"/>
                <w:szCs w:val="21"/>
              </w:rPr>
              <w:t>El cuadro es desordenado.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52A06" w14:textId="360E24CE" w:rsidR="00D569F3" w:rsidRPr="00375759" w:rsidRDefault="00D569F3" w:rsidP="00D569F3">
            <w:pPr>
              <w:spacing w:before="20" w:after="20"/>
            </w:pPr>
            <w:r w:rsidRPr="00375759">
              <w:rPr>
                <w:sz w:val="21"/>
                <w:szCs w:val="21"/>
              </w:rPr>
              <w:t>El cuadro es claro.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8A1C78" w14:textId="57A6C4E2" w:rsidR="00D569F3" w:rsidRPr="00375759" w:rsidRDefault="00D569F3" w:rsidP="00D569F3">
            <w:pPr>
              <w:spacing w:before="20" w:after="20"/>
            </w:pPr>
            <w:r w:rsidRPr="00375759">
              <w:rPr>
                <w:sz w:val="21"/>
                <w:szCs w:val="21"/>
              </w:rPr>
              <w:t>El cuadro es completo y sintético.</w:t>
            </w:r>
          </w:p>
        </w:tc>
      </w:tr>
      <w:tr w:rsidR="00D569F3" w14:paraId="25BCFDCC"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380D734"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CCC546" w14:textId="33DBE7F8" w:rsidR="00D569F3" w:rsidRPr="00375759" w:rsidRDefault="00D569F3" w:rsidP="00D569F3">
            <w:pPr>
              <w:spacing w:before="20" w:after="20"/>
              <w:jc w:val="center"/>
            </w:pPr>
            <w:r w:rsidRPr="00375759">
              <w:rPr>
                <w:b/>
                <w:bCs/>
                <w:i/>
                <w:iCs/>
                <w:sz w:val="21"/>
                <w:szCs w:val="21"/>
              </w:rPr>
              <w:t xml:space="preserve">Producto 2: </w:t>
            </w:r>
            <w:r w:rsidRPr="00375759">
              <w:rPr>
                <w:sz w:val="21"/>
                <w:szCs w:val="21"/>
              </w:rPr>
              <w:t>Ficha de principios del derecho laboral</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B8FC89" w14:textId="165EF514" w:rsidR="00D569F3" w:rsidRPr="00375759" w:rsidRDefault="00D569F3" w:rsidP="00D569F3">
            <w:pPr>
              <w:spacing w:before="20" w:after="20"/>
              <w:jc w:val="center"/>
            </w:pPr>
            <w:r w:rsidRPr="00375759">
              <w:rPr>
                <w:b/>
                <w:bCs/>
                <w:i/>
                <w:iCs/>
                <w:sz w:val="21"/>
                <w:szCs w:val="21"/>
              </w:rPr>
              <w:t>4%</w:t>
            </w:r>
          </w:p>
        </w:tc>
      </w:tr>
      <w:tr w:rsidR="00D569F3" w14:paraId="404960C0"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5E612F7C"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67809D" w14:textId="53ECCDE4"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DD557" w14:textId="3EA38490"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AE16F7" w14:textId="22214EE6"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B3C996" w14:textId="72DC8513" w:rsidR="00D569F3" w:rsidRPr="00375759" w:rsidRDefault="00D569F3" w:rsidP="00D569F3">
            <w:pPr>
              <w:spacing w:before="20" w:after="20"/>
              <w:jc w:val="center"/>
            </w:pPr>
            <w:r w:rsidRPr="00375759">
              <w:rPr>
                <w:b/>
                <w:bCs/>
                <w:i/>
                <w:iCs/>
                <w:sz w:val="21"/>
                <w:szCs w:val="21"/>
              </w:rPr>
              <w:t>Destacado (81–100)</w:t>
            </w:r>
          </w:p>
        </w:tc>
      </w:tr>
      <w:tr w:rsidR="00D569F3" w14:paraId="38078ABB"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5A1176BF"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564C9" w14:textId="10EA1A99" w:rsidR="00D569F3" w:rsidRPr="00375759" w:rsidRDefault="00D569F3" w:rsidP="00D569F3">
            <w:pPr>
              <w:spacing w:before="20" w:after="20"/>
            </w:pPr>
            <w:r w:rsidRPr="00375759">
              <w:rPr>
                <w:sz w:val="21"/>
                <w:szCs w:val="21"/>
              </w:rPr>
              <w:t>Principios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F86655" w14:textId="000B1A41" w:rsidR="00D569F3" w:rsidRPr="00375759" w:rsidRDefault="00D569F3" w:rsidP="00D569F3">
            <w:pPr>
              <w:spacing w:before="20" w:after="20"/>
            </w:pPr>
            <w:r w:rsidRPr="00375759">
              <w:rPr>
                <w:sz w:val="21"/>
                <w:szCs w:val="21"/>
              </w:rPr>
              <w:t>Omite principios aplicables.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AB9B2" w14:textId="44FAEBB5" w:rsidR="00D569F3" w:rsidRPr="00375759" w:rsidRDefault="00D569F3" w:rsidP="00D569F3">
            <w:pPr>
              <w:spacing w:before="20" w:after="20"/>
            </w:pPr>
            <w:r w:rsidRPr="00375759">
              <w:rPr>
                <w:sz w:val="21"/>
                <w:szCs w:val="21"/>
              </w:rPr>
              <w:t>Identifica los principios que rigen el caso.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2D44F" w14:textId="69314C27" w:rsidR="00D569F3" w:rsidRPr="00375759" w:rsidRDefault="00D569F3" w:rsidP="00D569F3">
            <w:pPr>
              <w:spacing w:before="20" w:after="20"/>
            </w:pPr>
            <w:r w:rsidRPr="00375759">
              <w:rPr>
                <w:sz w:val="21"/>
                <w:szCs w:val="21"/>
              </w:rPr>
              <w:t>Explica cómo cada principio protege al trabajador.</w:t>
            </w:r>
          </w:p>
        </w:tc>
      </w:tr>
      <w:tr w:rsidR="00D569F3" w14:paraId="63BAF389"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461EBF9"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A6603D" w14:textId="234373FF" w:rsidR="00D569F3" w:rsidRPr="00375759" w:rsidRDefault="00D569F3" w:rsidP="00D569F3">
            <w:pPr>
              <w:spacing w:before="20" w:after="20"/>
            </w:pPr>
            <w:r w:rsidRPr="00375759">
              <w:rPr>
                <w:sz w:val="21"/>
                <w:szCs w:val="21"/>
              </w:rPr>
              <w:t>Aplicación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C6C128" w14:textId="6DC5D2D4" w:rsidR="00D569F3" w:rsidRPr="00375759" w:rsidRDefault="00D569F3" w:rsidP="00D569F3">
            <w:pPr>
              <w:spacing w:before="20" w:after="20"/>
            </w:pPr>
            <w:r w:rsidRPr="00375759">
              <w:rPr>
                <w:sz w:val="21"/>
                <w:szCs w:val="21"/>
              </w:rPr>
              <w:t>No relaciona el principio con los hechos.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ECC976" w14:textId="5935FD02" w:rsidR="00D569F3" w:rsidRPr="00375759" w:rsidRDefault="00D569F3" w:rsidP="00D569F3">
            <w:pPr>
              <w:spacing w:before="20" w:after="20"/>
            </w:pPr>
            <w:r w:rsidRPr="00375759">
              <w:rPr>
                <w:sz w:val="21"/>
                <w:szCs w:val="21"/>
              </w:rPr>
              <w:t>Aplica cada principio a los hechos del caso.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F99AF8" w14:textId="07382872" w:rsidR="00D569F3" w:rsidRPr="00375759" w:rsidRDefault="00D569F3" w:rsidP="00D569F3">
            <w:pPr>
              <w:spacing w:before="20" w:after="20"/>
            </w:pPr>
            <w:r w:rsidRPr="00375759">
              <w:rPr>
                <w:sz w:val="21"/>
                <w:szCs w:val="21"/>
              </w:rPr>
              <w:t>Valora las implicancias éticas del caso.</w:t>
            </w:r>
          </w:p>
        </w:tc>
      </w:tr>
      <w:tr w:rsidR="00D569F3" w14:paraId="277A37A5"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61DA7A3"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4DC07" w14:textId="1074546A" w:rsidR="00D569F3" w:rsidRPr="00375759" w:rsidRDefault="00D569F3" w:rsidP="00D569F3">
            <w:pPr>
              <w:spacing w:before="20" w:after="20"/>
            </w:pPr>
            <w:r w:rsidRPr="00375759">
              <w:rPr>
                <w:sz w:val="21"/>
                <w:szCs w:val="21"/>
              </w:rPr>
              <w:t>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69BAC7" w14:textId="59D7266C" w:rsidR="00D569F3" w:rsidRPr="00375759" w:rsidRDefault="00D569F3" w:rsidP="00D569F3">
            <w:pPr>
              <w:spacing w:before="20" w:after="20"/>
            </w:pPr>
            <w:r w:rsidRPr="00375759">
              <w:rPr>
                <w:sz w:val="21"/>
                <w:szCs w:val="21"/>
              </w:rPr>
              <w:t>El cuadro es desordenado.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F5404" w14:textId="2DE9D4C1" w:rsidR="00D569F3" w:rsidRPr="00375759" w:rsidRDefault="00D569F3" w:rsidP="00D569F3">
            <w:pPr>
              <w:spacing w:before="20" w:after="20"/>
            </w:pPr>
            <w:r w:rsidRPr="00375759">
              <w:rPr>
                <w:sz w:val="21"/>
                <w:szCs w:val="21"/>
              </w:rPr>
              <w:t>El cuadro es claro.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6CA43" w14:textId="7E93A994" w:rsidR="00D569F3" w:rsidRPr="00375759" w:rsidRDefault="00D569F3" w:rsidP="00D569F3">
            <w:pPr>
              <w:spacing w:before="20" w:after="20"/>
            </w:pPr>
            <w:r w:rsidRPr="00375759">
              <w:rPr>
                <w:sz w:val="21"/>
                <w:szCs w:val="21"/>
              </w:rPr>
              <w:t>El cuadro es completo y sintético.</w:t>
            </w:r>
          </w:p>
        </w:tc>
      </w:tr>
      <w:tr w:rsidR="00D569F3" w14:paraId="3440E6AB"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6B57D7A"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9B5E34" w14:textId="01DD9F2F" w:rsidR="00D569F3" w:rsidRPr="00375759" w:rsidRDefault="00D569F3" w:rsidP="00D569F3">
            <w:pPr>
              <w:spacing w:before="20" w:after="20"/>
              <w:jc w:val="center"/>
            </w:pPr>
            <w:r w:rsidRPr="00375759">
              <w:rPr>
                <w:b/>
                <w:bCs/>
                <w:i/>
                <w:iCs/>
                <w:sz w:val="21"/>
                <w:szCs w:val="21"/>
              </w:rPr>
              <w:t xml:space="preserve">Producto 3: </w:t>
            </w:r>
            <w:r w:rsidRPr="00375759">
              <w:rPr>
                <w:sz w:val="21"/>
                <w:szCs w:val="21"/>
              </w:rPr>
              <w:t>Esquema de sujetos y sectores laborales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9C32A" w14:textId="2E3090D6" w:rsidR="00D569F3" w:rsidRPr="00375759" w:rsidRDefault="00D569F3" w:rsidP="00D569F3">
            <w:pPr>
              <w:spacing w:before="20" w:after="20"/>
              <w:jc w:val="center"/>
            </w:pPr>
            <w:r w:rsidRPr="00375759">
              <w:rPr>
                <w:b/>
                <w:bCs/>
                <w:i/>
                <w:iCs/>
                <w:sz w:val="21"/>
                <w:szCs w:val="21"/>
              </w:rPr>
              <w:t>4%</w:t>
            </w:r>
          </w:p>
        </w:tc>
      </w:tr>
      <w:tr w:rsidR="00D569F3" w14:paraId="76CE4A82"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8DE01BE"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5A4C6" w14:textId="18313584"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BF1618" w14:textId="32DED648"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F9293" w14:textId="29CF4D04"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66F4E8" w14:textId="10CA6986" w:rsidR="00D569F3" w:rsidRPr="00375759" w:rsidRDefault="00D569F3" w:rsidP="00D569F3">
            <w:pPr>
              <w:spacing w:before="20" w:after="20"/>
              <w:jc w:val="center"/>
            </w:pPr>
            <w:r w:rsidRPr="00375759">
              <w:rPr>
                <w:b/>
                <w:bCs/>
                <w:i/>
                <w:iCs/>
                <w:sz w:val="21"/>
                <w:szCs w:val="21"/>
              </w:rPr>
              <w:t>Destacado (81–100)</w:t>
            </w:r>
          </w:p>
        </w:tc>
      </w:tr>
      <w:tr w:rsidR="00D569F3" w14:paraId="42DFBE92"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630D6272"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6ADF9" w14:textId="403EEFB4" w:rsidR="00D569F3" w:rsidRPr="00375759" w:rsidRDefault="00D569F3" w:rsidP="00D569F3">
            <w:pPr>
              <w:spacing w:before="20" w:after="20"/>
            </w:pPr>
            <w:r w:rsidRPr="00375759">
              <w:rPr>
                <w:sz w:val="21"/>
                <w:szCs w:val="21"/>
              </w:rPr>
              <w:t>Sujetos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CCD4EB" w14:textId="497EA4CE" w:rsidR="00D569F3" w:rsidRPr="00375759" w:rsidRDefault="00D569F3" w:rsidP="00D569F3">
            <w:pPr>
              <w:spacing w:before="20" w:after="20"/>
            </w:pPr>
            <w:r w:rsidRPr="00375759">
              <w:rPr>
                <w:sz w:val="21"/>
                <w:szCs w:val="21"/>
              </w:rPr>
              <w:t>Confunde a los sujetos.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10FC56" w14:textId="1A855991" w:rsidR="00D569F3" w:rsidRPr="00375759" w:rsidRDefault="00D569F3" w:rsidP="00D569F3">
            <w:pPr>
              <w:spacing w:before="20" w:after="20"/>
            </w:pPr>
            <w:r w:rsidRPr="00375759">
              <w:rPr>
                <w:sz w:val="21"/>
                <w:szCs w:val="21"/>
              </w:rPr>
              <w:t>Distingue al empleador, al trabajador y a otros sujetos.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AD3539" w14:textId="08C9C447" w:rsidR="00D569F3" w:rsidRPr="00375759" w:rsidRDefault="00D569F3" w:rsidP="00D569F3">
            <w:pPr>
              <w:spacing w:before="20" w:after="20"/>
            </w:pPr>
            <w:r w:rsidRPr="00375759">
              <w:rPr>
                <w:sz w:val="21"/>
                <w:szCs w:val="21"/>
              </w:rPr>
              <w:t>Ejemplifica cada sujeto en una empresa boliviana.</w:t>
            </w:r>
          </w:p>
        </w:tc>
      </w:tr>
      <w:tr w:rsidR="00D569F3" w14:paraId="10FAA682"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C9ED257"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F80B48" w14:textId="3F7B9EE6" w:rsidR="00D569F3" w:rsidRPr="00375759" w:rsidRDefault="00D569F3" w:rsidP="00D569F3">
            <w:pPr>
              <w:spacing w:before="20" w:after="20"/>
            </w:pPr>
            <w:r w:rsidRPr="00375759">
              <w:rPr>
                <w:sz w:val="21"/>
                <w:szCs w:val="21"/>
              </w:rPr>
              <w:t>Sectores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57B0F" w14:textId="048BC5DC" w:rsidR="00D569F3" w:rsidRPr="00375759" w:rsidRDefault="00D569F3" w:rsidP="00D569F3">
            <w:pPr>
              <w:spacing w:before="20" w:after="20"/>
            </w:pPr>
            <w:r w:rsidRPr="00375759">
              <w:rPr>
                <w:sz w:val="21"/>
                <w:szCs w:val="21"/>
              </w:rPr>
              <w:t>Omite sectores excluidos.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EC73D" w14:textId="01323668" w:rsidR="00D569F3" w:rsidRPr="00375759" w:rsidRDefault="00D569F3" w:rsidP="00D569F3">
            <w:pPr>
              <w:spacing w:before="20" w:after="20"/>
            </w:pPr>
            <w:r w:rsidRPr="00375759">
              <w:rPr>
                <w:sz w:val="21"/>
                <w:szCs w:val="21"/>
              </w:rPr>
              <w:t>Distingue los sectores reconocidos y los excluidos.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E525E" w14:textId="7E5DF112" w:rsidR="00D569F3" w:rsidRPr="00375759" w:rsidRDefault="00D569F3" w:rsidP="00D569F3">
            <w:pPr>
              <w:spacing w:before="20" w:after="20"/>
            </w:pPr>
            <w:r w:rsidRPr="00375759">
              <w:rPr>
                <w:sz w:val="21"/>
                <w:szCs w:val="21"/>
              </w:rPr>
              <w:t>Explica los métodos de exclusión.</w:t>
            </w:r>
          </w:p>
        </w:tc>
      </w:tr>
      <w:tr w:rsidR="00D569F3" w14:paraId="385D53E3"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7AD29234"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3FD1F1" w14:textId="74F62FB4" w:rsidR="00D569F3" w:rsidRPr="00375759" w:rsidRDefault="00D569F3" w:rsidP="00D569F3">
            <w:pPr>
              <w:spacing w:before="20" w:after="20"/>
            </w:pPr>
            <w:r w:rsidRPr="00375759">
              <w:rPr>
                <w:sz w:val="21"/>
                <w:szCs w:val="21"/>
              </w:rPr>
              <w:t>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6610E5" w14:textId="239114FD" w:rsidR="00D569F3" w:rsidRPr="00375759" w:rsidRDefault="00D569F3" w:rsidP="00D569F3">
            <w:pPr>
              <w:spacing w:before="20" w:after="20"/>
            </w:pPr>
            <w:r w:rsidRPr="00375759">
              <w:rPr>
                <w:sz w:val="21"/>
                <w:szCs w:val="21"/>
              </w:rPr>
              <w:t>El esquema es confuso.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A31542" w14:textId="0FDEE67C" w:rsidR="00D569F3" w:rsidRPr="00375759" w:rsidRDefault="00D569F3" w:rsidP="00D569F3">
            <w:pPr>
              <w:spacing w:before="20" w:after="20"/>
            </w:pPr>
            <w:r w:rsidRPr="00375759">
              <w:rPr>
                <w:sz w:val="21"/>
                <w:szCs w:val="21"/>
              </w:rPr>
              <w:t>El esquema es claro.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734650" w14:textId="753CDBD7" w:rsidR="00D569F3" w:rsidRPr="00375759" w:rsidRDefault="00D569F3" w:rsidP="00D569F3">
            <w:pPr>
              <w:spacing w:before="20" w:after="20"/>
            </w:pPr>
            <w:r w:rsidRPr="00375759">
              <w:rPr>
                <w:sz w:val="21"/>
                <w:szCs w:val="21"/>
              </w:rPr>
              <w:t>El esquema es completo y ordenado.</w:t>
            </w:r>
          </w:p>
        </w:tc>
      </w:tr>
      <w:tr w:rsidR="00D569F3" w14:paraId="113DA1F6"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6F6809B9"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49EB62" w14:textId="3ACABB2C" w:rsidR="00D569F3" w:rsidRPr="00375759" w:rsidRDefault="00D569F3" w:rsidP="00D569F3">
            <w:pPr>
              <w:spacing w:before="20" w:after="20"/>
              <w:jc w:val="center"/>
            </w:pPr>
            <w:r w:rsidRPr="00375759">
              <w:rPr>
                <w:b/>
                <w:bCs/>
                <w:i/>
                <w:iCs/>
                <w:sz w:val="21"/>
                <w:szCs w:val="21"/>
              </w:rPr>
              <w:t xml:space="preserve">Producto 4: </w:t>
            </w:r>
            <w:r w:rsidRPr="00375759">
              <w:rPr>
                <w:sz w:val="21"/>
                <w:szCs w:val="21"/>
              </w:rPr>
              <w:t xml:space="preserve">Organigrama estructural </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D7B4BD" w14:textId="0E7B4866" w:rsidR="00D569F3" w:rsidRPr="00375759" w:rsidRDefault="00D569F3" w:rsidP="00D569F3">
            <w:pPr>
              <w:spacing w:before="20" w:after="20"/>
              <w:jc w:val="center"/>
            </w:pPr>
            <w:r w:rsidRPr="00375759">
              <w:rPr>
                <w:b/>
                <w:bCs/>
                <w:i/>
                <w:iCs/>
                <w:sz w:val="21"/>
                <w:szCs w:val="21"/>
              </w:rPr>
              <w:t>3%</w:t>
            </w:r>
          </w:p>
        </w:tc>
      </w:tr>
      <w:tr w:rsidR="00D569F3" w14:paraId="7A58D4F2"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047B120B"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FE1E7" w14:textId="2A953A7C"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3A0D58" w14:textId="39F18130"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ECC2D" w14:textId="00F5D5A0"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BAC2C" w14:textId="7210FDAA" w:rsidR="00D569F3" w:rsidRPr="00375759" w:rsidRDefault="00D569F3" w:rsidP="00D569F3">
            <w:pPr>
              <w:spacing w:before="20" w:after="20"/>
              <w:jc w:val="center"/>
            </w:pPr>
            <w:r w:rsidRPr="00375759">
              <w:rPr>
                <w:b/>
                <w:bCs/>
                <w:i/>
                <w:iCs/>
                <w:sz w:val="21"/>
                <w:szCs w:val="21"/>
              </w:rPr>
              <w:t>Destacado (81–100)</w:t>
            </w:r>
          </w:p>
        </w:tc>
      </w:tr>
      <w:tr w:rsidR="00D569F3" w14:paraId="73737E92"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CEE3443"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7BAD8" w14:textId="10E058D9" w:rsidR="00D569F3" w:rsidRPr="00375759" w:rsidRDefault="00D569F3" w:rsidP="00D569F3">
            <w:pPr>
              <w:spacing w:before="20" w:after="20"/>
            </w:pPr>
            <w:r w:rsidRPr="00375759">
              <w:rPr>
                <w:sz w:val="21"/>
                <w:szCs w:val="21"/>
              </w:rPr>
              <w:t>Estructura jerárquica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7B567" w14:textId="09BD460A" w:rsidR="00D569F3" w:rsidRPr="00375759" w:rsidRDefault="00D569F3" w:rsidP="00D569F3">
            <w:pPr>
              <w:spacing w:before="20" w:after="20"/>
            </w:pPr>
            <w:r w:rsidRPr="00375759">
              <w:rPr>
                <w:sz w:val="21"/>
                <w:szCs w:val="21"/>
              </w:rPr>
              <w:t>Omite niveles jerárquicos.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E70E75" w14:textId="3D34B2DE" w:rsidR="00D569F3" w:rsidRPr="00375759" w:rsidRDefault="00D569F3" w:rsidP="00D569F3">
            <w:pPr>
              <w:spacing w:before="20" w:after="20"/>
            </w:pPr>
            <w:r w:rsidRPr="00375759">
              <w:rPr>
                <w:sz w:val="21"/>
                <w:szCs w:val="21"/>
              </w:rPr>
              <w:t>Representa correctamente los niveles jerárquicos.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225068" w14:textId="29BEC232" w:rsidR="00D569F3" w:rsidRPr="00375759" w:rsidRDefault="00D569F3" w:rsidP="00D569F3">
            <w:pPr>
              <w:spacing w:before="20" w:after="20"/>
            </w:pPr>
            <w:r w:rsidRPr="00375759">
              <w:rPr>
                <w:sz w:val="21"/>
                <w:szCs w:val="21"/>
              </w:rPr>
              <w:t>Representa todos los niveles y áreas con denominaciones precisas.</w:t>
            </w:r>
          </w:p>
        </w:tc>
      </w:tr>
      <w:tr w:rsidR="00D569F3" w14:paraId="10442C9D"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0CB8A3F"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3593F" w14:textId="162CBFF3" w:rsidR="00D569F3" w:rsidRPr="00375759" w:rsidRDefault="00D569F3" w:rsidP="00D569F3">
            <w:pPr>
              <w:spacing w:before="20" w:after="20"/>
            </w:pPr>
            <w:r w:rsidRPr="00375759">
              <w:rPr>
                <w:sz w:val="21"/>
                <w:szCs w:val="21"/>
              </w:rPr>
              <w:t>Funciones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38EDE" w14:textId="4DCC8134" w:rsidR="00D569F3" w:rsidRPr="00375759" w:rsidRDefault="00D569F3" w:rsidP="00D569F3">
            <w:pPr>
              <w:spacing w:before="20" w:after="20"/>
            </w:pPr>
            <w:r w:rsidRPr="00375759">
              <w:rPr>
                <w:sz w:val="21"/>
                <w:szCs w:val="21"/>
              </w:rPr>
              <w:t>No describe las funciones de las unidades o cargos.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8CB158" w14:textId="39857D03" w:rsidR="00D569F3" w:rsidRPr="00375759" w:rsidRDefault="00D569F3" w:rsidP="00D569F3">
            <w:pPr>
              <w:spacing w:before="20" w:after="20"/>
            </w:pPr>
            <w:r w:rsidRPr="00375759">
              <w:rPr>
                <w:sz w:val="21"/>
                <w:szCs w:val="21"/>
              </w:rPr>
              <w:t>Describe las funciones principales de cada unidad o cargo.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C3684" w14:textId="51199CC1" w:rsidR="00D569F3" w:rsidRPr="00375759" w:rsidRDefault="00D569F3" w:rsidP="00D569F3">
            <w:pPr>
              <w:spacing w:before="20" w:after="20"/>
            </w:pPr>
            <w:r w:rsidRPr="00375759">
              <w:rPr>
                <w:sz w:val="21"/>
                <w:szCs w:val="21"/>
              </w:rPr>
              <w:t>Describe las funciones de cada unidad y su articulación con los demás cargos.</w:t>
            </w:r>
          </w:p>
        </w:tc>
      </w:tr>
      <w:tr w:rsidR="00D569F3" w14:paraId="0A090B88"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22704187"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8E9E40" w14:textId="5E9F6896" w:rsidR="00D569F3" w:rsidRPr="00375759" w:rsidRDefault="00D569F3" w:rsidP="00D569F3">
            <w:pPr>
              <w:spacing w:before="20" w:after="20"/>
            </w:pPr>
            <w:r w:rsidRPr="00375759">
              <w:rPr>
                <w:sz w:val="21"/>
                <w:szCs w:val="21"/>
              </w:rPr>
              <w:t>Exposición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59DEA8" w14:textId="247C1F7B" w:rsidR="00D569F3" w:rsidRPr="00375759" w:rsidRDefault="00D569F3" w:rsidP="00D569F3">
            <w:pPr>
              <w:spacing w:before="20" w:after="20"/>
            </w:pPr>
            <w:r w:rsidRPr="00375759">
              <w:rPr>
                <w:sz w:val="21"/>
                <w:szCs w:val="21"/>
              </w:rPr>
              <w:t>La exposición es confusa.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FB1F8" w14:textId="48D0751E" w:rsidR="00D569F3" w:rsidRPr="00375759" w:rsidRDefault="00D569F3" w:rsidP="00D569F3">
            <w:pPr>
              <w:spacing w:before="20" w:after="20"/>
            </w:pPr>
            <w:r w:rsidRPr="00375759">
              <w:rPr>
                <w:sz w:val="21"/>
                <w:szCs w:val="21"/>
              </w:rPr>
              <w:t>La exposición es clara.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1B2FE5" w14:textId="0029EC06" w:rsidR="00D569F3" w:rsidRPr="00375759" w:rsidRDefault="00D569F3" w:rsidP="00D569F3">
            <w:pPr>
              <w:spacing w:before="20" w:after="20"/>
            </w:pPr>
            <w:r>
              <w:rPr>
                <w:sz w:val="21"/>
                <w:szCs w:val="21"/>
              </w:rPr>
              <w:t xml:space="preserve">La exposición es </w:t>
            </w:r>
            <w:del w:id="9001" w:author="Comisión de revisión 4.5" w:date="2026-10-13T00:00:00Z">
              <w:r>
                <w:rPr>
                  <w:sz w:val="21"/>
                  <w:szCs w:val="21"/>
                </w:rPr>
                <w:delText xml:space="preserve">comprensible, ordenado y completo</w:delText>
              </w:r>
            </w:del>
            <w:ins w:id="9002" w:author="Comisión de revisión 4.5" w:date="2026-10-13T00:00:00Z">
              <w:r>
                <w:rPr>
                  <w:sz w:val="21"/>
                  <w:szCs w:val="21"/>
                </w:rPr>
                <w:t xml:space="preserve">comprensible, ordenada y completa</w:t>
              </w:r>
            </w:ins>
            <w:r>
              <w:rPr>
                <w:sz w:val="21"/>
                <w:szCs w:val="21"/>
              </w:rPr>
              <w:t xml:space="preserve">.</w:t>
            </w:r>
          </w:p>
        </w:tc>
      </w:tr>
      <w:tr w:rsidR="00D569F3" w14:paraId="1B5E2487"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80C21BF"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775EDA" w14:textId="635059C6" w:rsidR="00D569F3" w:rsidRPr="00375759" w:rsidRDefault="00D569F3" w:rsidP="00D569F3">
            <w:pPr>
              <w:spacing w:before="20" w:after="20"/>
              <w:jc w:val="center"/>
            </w:pPr>
            <w:r w:rsidRPr="00375759">
              <w:rPr>
                <w:b/>
                <w:bCs/>
                <w:i/>
                <w:iCs/>
                <w:sz w:val="21"/>
                <w:szCs w:val="21"/>
              </w:rPr>
              <w:t xml:space="preserve">Producto 5: </w:t>
            </w:r>
            <w:r w:rsidRPr="00375759">
              <w:rPr>
                <w:sz w:val="21"/>
                <w:szCs w:val="21"/>
              </w:rPr>
              <w:t>Contrato individual de trabajo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7E8918" w14:textId="1C90F898" w:rsidR="00D569F3" w:rsidRPr="00375759" w:rsidRDefault="00D569F3" w:rsidP="00D569F3">
            <w:pPr>
              <w:spacing w:before="20" w:after="20"/>
              <w:jc w:val="center"/>
            </w:pPr>
            <w:r w:rsidRPr="00375759">
              <w:rPr>
                <w:b/>
                <w:bCs/>
                <w:i/>
                <w:iCs/>
                <w:sz w:val="21"/>
                <w:szCs w:val="21"/>
              </w:rPr>
              <w:t>5%</w:t>
            </w:r>
          </w:p>
        </w:tc>
      </w:tr>
      <w:tr w:rsidR="00D569F3" w14:paraId="17DEFDFB"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05AC1B79"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A6AEEC" w14:textId="009DA428"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175E4" w14:textId="3AAF4A34"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483B7" w14:textId="71BE8528"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E0628" w14:textId="350733C9" w:rsidR="00D569F3" w:rsidRPr="00375759" w:rsidRDefault="00D569F3" w:rsidP="00D569F3">
            <w:pPr>
              <w:spacing w:before="20" w:after="20"/>
              <w:jc w:val="center"/>
            </w:pPr>
            <w:r w:rsidRPr="00375759">
              <w:rPr>
                <w:b/>
                <w:bCs/>
                <w:i/>
                <w:iCs/>
                <w:sz w:val="21"/>
                <w:szCs w:val="21"/>
              </w:rPr>
              <w:t>Destacado (81–100)</w:t>
            </w:r>
          </w:p>
        </w:tc>
      </w:tr>
      <w:tr w:rsidR="00D569F3" w14:paraId="600EC639"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60C24AAB"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B75CB6" w14:textId="705A815B" w:rsidR="00D569F3" w:rsidRPr="00375759" w:rsidRDefault="00D569F3" w:rsidP="00D569F3">
            <w:pPr>
              <w:spacing w:before="20" w:after="20"/>
            </w:pPr>
            <w:r w:rsidRPr="00375759">
              <w:rPr>
                <w:sz w:val="21"/>
                <w:szCs w:val="21"/>
              </w:rPr>
              <w:t>Requisitos esenciales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6C7CBF" w14:textId="5B216A02" w:rsidR="00D569F3" w:rsidRPr="00375759" w:rsidRDefault="00D569F3" w:rsidP="00D569F3">
            <w:pPr>
              <w:spacing w:before="20" w:after="20"/>
            </w:pPr>
            <w:r w:rsidRPr="00375759">
              <w:rPr>
                <w:sz w:val="21"/>
                <w:szCs w:val="21"/>
              </w:rPr>
              <w:t>Omite requisitos esenciales.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FA81EE" w14:textId="2BECA293" w:rsidR="00D569F3" w:rsidRPr="00375759" w:rsidRDefault="00D569F3" w:rsidP="00D569F3">
            <w:pPr>
              <w:spacing w:before="20" w:after="20"/>
            </w:pPr>
            <w:r w:rsidRPr="00375759">
              <w:rPr>
                <w:sz w:val="21"/>
                <w:szCs w:val="21"/>
              </w:rPr>
              <w:t>Incluye todos los requisitos esenciales.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575970" w14:textId="30259EB2" w:rsidR="00D569F3" w:rsidRPr="00375759" w:rsidRDefault="00D569F3" w:rsidP="00D569F3">
            <w:pPr>
              <w:spacing w:before="20" w:after="20"/>
            </w:pPr>
            <w:r w:rsidRPr="00375759">
              <w:rPr>
                <w:sz w:val="21"/>
                <w:szCs w:val="21"/>
              </w:rPr>
              <w:t>Incorpora cláusulas de confidencialidad pertinentes.</w:t>
            </w:r>
          </w:p>
        </w:tc>
      </w:tr>
      <w:tr w:rsidR="00D569F3" w14:paraId="0833FECD"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1D75CD0"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1064D1" w14:textId="2E45DC78" w:rsidR="00D569F3" w:rsidRPr="00375759" w:rsidRDefault="00D569F3" w:rsidP="00D569F3">
            <w:pPr>
              <w:spacing w:before="20" w:after="20"/>
            </w:pPr>
            <w:r w:rsidRPr="00375759">
              <w:rPr>
                <w:sz w:val="21"/>
                <w:szCs w:val="21"/>
              </w:rPr>
              <w:t>Legalidad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F863D1" w14:textId="4927BE36" w:rsidR="00D569F3" w:rsidRPr="00375759" w:rsidRDefault="00D569F3" w:rsidP="00D569F3">
            <w:pPr>
              <w:spacing w:before="20" w:after="20"/>
            </w:pPr>
            <w:r w:rsidRPr="00375759">
              <w:rPr>
                <w:sz w:val="21"/>
                <w:szCs w:val="21"/>
              </w:rPr>
              <w:t>Contiene cláusulas contrarias a la ley.</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1A241D" w14:textId="14B8F68F" w:rsidR="00D569F3" w:rsidRPr="00375759" w:rsidRDefault="00D569F3" w:rsidP="00D569F3">
            <w:pPr>
              <w:spacing w:before="20" w:after="20"/>
            </w:pPr>
            <w:r w:rsidRPr="00375759">
              <w:rPr>
                <w:sz w:val="21"/>
                <w:szCs w:val="21"/>
              </w:rPr>
              <w:t>Las cláusulas respetan la ley.</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E8488C" w14:textId="16D796BB" w:rsidR="00D569F3" w:rsidRPr="00375759" w:rsidRDefault="00D569F3" w:rsidP="00D569F3">
            <w:pPr>
              <w:spacing w:before="20" w:after="20"/>
            </w:pPr>
            <w:r w:rsidRPr="00375759">
              <w:rPr>
                <w:sz w:val="21"/>
                <w:szCs w:val="21"/>
              </w:rPr>
              <w:t>Las cláusulas aplican los principios del derecho laboral.</w:t>
            </w:r>
          </w:p>
        </w:tc>
      </w:tr>
      <w:tr w:rsidR="00D569F3" w14:paraId="197C2A0E"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4DC2AD14"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76B15B" w14:textId="67BE420C" w:rsidR="00D569F3" w:rsidRPr="00375759" w:rsidRDefault="00D569F3" w:rsidP="00D569F3">
            <w:pPr>
              <w:spacing w:before="20" w:after="20"/>
            </w:pPr>
            <w:r w:rsidRPr="00375759">
              <w:rPr>
                <w:sz w:val="21"/>
                <w:szCs w:val="21"/>
              </w:rPr>
              <w:t>Redacción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7EC8C7" w14:textId="08F8B675" w:rsidR="00D569F3" w:rsidRPr="00375759" w:rsidRDefault="00D569F3" w:rsidP="00D569F3">
            <w:pPr>
              <w:spacing w:before="20" w:after="20"/>
            </w:pPr>
            <w:r w:rsidRPr="00375759">
              <w:rPr>
                <w:sz w:val="21"/>
                <w:szCs w:val="21"/>
              </w:rPr>
              <w:t>La redacción es ambigua.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E9302B" w14:textId="487C4FCA" w:rsidR="00D569F3" w:rsidRPr="00375759" w:rsidRDefault="00D569F3" w:rsidP="00D569F3">
            <w:pPr>
              <w:spacing w:before="20" w:after="20"/>
            </w:pPr>
            <w:r w:rsidRPr="00375759">
              <w:rPr>
                <w:sz w:val="21"/>
                <w:szCs w:val="21"/>
              </w:rPr>
              <w:t>La redacción es clara.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9AC1A" w14:textId="640DD571" w:rsidR="00D569F3" w:rsidRPr="00375759" w:rsidRDefault="00D569F3" w:rsidP="00D569F3">
            <w:pPr>
              <w:spacing w:before="20" w:after="20"/>
            </w:pPr>
            <w:r w:rsidRPr="00375759">
              <w:rPr>
                <w:sz w:val="21"/>
                <w:szCs w:val="21"/>
              </w:rPr>
              <w:t>La redacción es precisa y ordenada.</w:t>
            </w:r>
          </w:p>
        </w:tc>
      </w:tr>
      <w:tr w:rsidR="00D569F3" w14:paraId="5BB9956D"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4B660EF0"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7DB57" w14:textId="01C240D2" w:rsidR="00D569F3" w:rsidRPr="00375759" w:rsidRDefault="00D569F3" w:rsidP="00D569F3">
            <w:pPr>
              <w:spacing w:before="20" w:after="20"/>
              <w:jc w:val="center"/>
            </w:pPr>
            <w:r w:rsidRPr="00375759">
              <w:rPr>
                <w:b/>
                <w:bCs/>
                <w:i/>
                <w:iCs/>
                <w:sz w:val="21"/>
                <w:szCs w:val="21"/>
              </w:rPr>
              <w:t xml:space="preserve">Producto 6: </w:t>
            </w:r>
            <w:r w:rsidRPr="00375759">
              <w:rPr>
                <w:sz w:val="21"/>
                <w:szCs w:val="21"/>
              </w:rPr>
              <w:t>Cuadro de obligaciones y derechos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865D64" w14:textId="143D79EE" w:rsidR="00D569F3" w:rsidRPr="00375759" w:rsidRDefault="00D569F3" w:rsidP="00D569F3">
            <w:pPr>
              <w:spacing w:before="20" w:after="20"/>
              <w:jc w:val="center"/>
            </w:pPr>
            <w:r w:rsidRPr="00375759">
              <w:rPr>
                <w:b/>
                <w:bCs/>
                <w:i/>
                <w:iCs/>
                <w:sz w:val="21"/>
                <w:szCs w:val="21"/>
              </w:rPr>
              <w:t>5%</w:t>
            </w:r>
          </w:p>
        </w:tc>
      </w:tr>
      <w:tr w:rsidR="00D569F3" w14:paraId="58A6A975"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79A6571A"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687ED9" w14:textId="157B5770"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D73528" w14:textId="37D6221B"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1F0FC7" w14:textId="2CE7250D"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AD33BC" w14:textId="3A8522E3" w:rsidR="00D569F3" w:rsidRPr="00375759" w:rsidRDefault="00D569F3" w:rsidP="00D569F3">
            <w:pPr>
              <w:spacing w:before="20" w:after="20"/>
              <w:jc w:val="center"/>
            </w:pPr>
            <w:r w:rsidRPr="00375759">
              <w:rPr>
                <w:b/>
                <w:bCs/>
                <w:i/>
                <w:iCs/>
                <w:sz w:val="21"/>
                <w:szCs w:val="21"/>
              </w:rPr>
              <w:t>Destacado (81–100)</w:t>
            </w:r>
          </w:p>
        </w:tc>
      </w:tr>
      <w:tr w:rsidR="00D569F3" w14:paraId="1A95FB0D"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0CBFD881"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E18F07" w14:textId="20983D07" w:rsidR="00D569F3" w:rsidRPr="00375759" w:rsidRDefault="00D569F3" w:rsidP="00D569F3">
            <w:pPr>
              <w:spacing w:before="20" w:after="20"/>
            </w:pPr>
            <w:r w:rsidRPr="00375759">
              <w:rPr>
                <w:sz w:val="21"/>
                <w:szCs w:val="21"/>
              </w:rPr>
              <w:t>Obligaciones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38C1EF" w14:textId="0B69F1DD" w:rsidR="00D569F3" w:rsidRPr="00375759" w:rsidRDefault="00D569F3" w:rsidP="00D569F3">
            <w:pPr>
              <w:spacing w:before="20" w:after="20"/>
            </w:pPr>
            <w:r w:rsidRPr="00375759">
              <w:rPr>
                <w:sz w:val="21"/>
                <w:szCs w:val="21"/>
              </w:rPr>
              <w:t>Omite obligaciones.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749EC1" w14:textId="7A706739" w:rsidR="00D569F3" w:rsidRPr="00375759" w:rsidRDefault="00D569F3" w:rsidP="00D569F3">
            <w:pPr>
              <w:spacing w:before="20" w:after="20"/>
            </w:pPr>
            <w:r w:rsidRPr="00375759">
              <w:rPr>
                <w:sz w:val="21"/>
                <w:szCs w:val="21"/>
              </w:rPr>
              <w:t>Identifica las obligaciones de ambas partes.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FB1D0A" w14:textId="453501E6" w:rsidR="00D569F3" w:rsidRPr="00375759" w:rsidRDefault="00D569F3" w:rsidP="00D569F3">
            <w:pPr>
              <w:spacing w:before="20" w:after="20"/>
            </w:pPr>
            <w:r w:rsidRPr="00375759">
              <w:rPr>
                <w:sz w:val="21"/>
                <w:szCs w:val="21"/>
              </w:rPr>
              <w:t>Señala la consecuencia de su incumplimiento.</w:t>
            </w:r>
          </w:p>
        </w:tc>
      </w:tr>
      <w:tr w:rsidR="00D569F3" w14:paraId="0A9B3565"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06CCE34A"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383EE2" w14:textId="1D96A8B4" w:rsidR="00D569F3" w:rsidRPr="00375759" w:rsidRDefault="00D569F3" w:rsidP="00D569F3">
            <w:pPr>
              <w:spacing w:before="20" w:after="20"/>
            </w:pPr>
            <w:r w:rsidRPr="00375759">
              <w:rPr>
                <w:sz w:val="21"/>
                <w:szCs w:val="21"/>
              </w:rPr>
              <w:t>Derechos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15C5C" w14:textId="37D2B431" w:rsidR="00D569F3" w:rsidRPr="00375759" w:rsidRDefault="00D569F3" w:rsidP="00D569F3">
            <w:pPr>
              <w:spacing w:before="20" w:after="20"/>
            </w:pPr>
            <w:r w:rsidRPr="00375759">
              <w:rPr>
                <w:sz w:val="21"/>
                <w:szCs w:val="21"/>
              </w:rPr>
              <w:t>Omite derechos.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D123CC" w14:textId="29579B7C" w:rsidR="00D569F3" w:rsidRPr="00375759" w:rsidRDefault="00D569F3" w:rsidP="00D569F3">
            <w:pPr>
              <w:spacing w:before="20" w:after="20"/>
            </w:pPr>
            <w:r w:rsidRPr="00375759">
              <w:rPr>
                <w:sz w:val="21"/>
                <w:szCs w:val="21"/>
              </w:rPr>
              <w:t>Identifica los derechos de ambas partes.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56EBA6" w14:textId="20F4BC2A" w:rsidR="00D569F3" w:rsidRPr="00375759" w:rsidRDefault="00D569F3" w:rsidP="00D569F3">
            <w:pPr>
              <w:spacing w:before="20" w:after="20"/>
            </w:pPr>
            <w:r w:rsidRPr="00375759">
              <w:rPr>
                <w:sz w:val="21"/>
                <w:szCs w:val="21"/>
              </w:rPr>
              <w:t>Relaciona cada derecho con su base legal.</w:t>
            </w:r>
          </w:p>
        </w:tc>
      </w:tr>
      <w:tr w:rsidR="00D569F3" w14:paraId="072E8718"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7F5C215B"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788CB5" w14:textId="67E3621C" w:rsidR="00D569F3" w:rsidRPr="00375759" w:rsidRDefault="00D569F3" w:rsidP="00D569F3">
            <w:pPr>
              <w:spacing w:before="20" w:after="20"/>
            </w:pPr>
            <w:r w:rsidRPr="00375759">
              <w:rPr>
                <w:sz w:val="21"/>
                <w:szCs w:val="21"/>
              </w:rPr>
              <w:t>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BABDC5" w14:textId="1937B79F" w:rsidR="00D569F3" w:rsidRPr="00375759" w:rsidRDefault="00D569F3" w:rsidP="00D569F3">
            <w:pPr>
              <w:spacing w:before="20" w:after="20"/>
            </w:pPr>
            <w:r w:rsidRPr="00375759">
              <w:rPr>
                <w:sz w:val="21"/>
                <w:szCs w:val="21"/>
              </w:rPr>
              <w:t>El cuadro es confuso o está incompleto.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0EE305" w14:textId="098C1460" w:rsidR="00D569F3" w:rsidRPr="00375759" w:rsidRDefault="00D569F3" w:rsidP="00D569F3">
            <w:pPr>
              <w:spacing w:before="20" w:after="20"/>
            </w:pPr>
            <w:r w:rsidRPr="00375759">
              <w:rPr>
                <w:sz w:val="21"/>
                <w:szCs w:val="21"/>
              </w:rPr>
              <w:t>El cuadro es claro y está completo.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27EFFD" w14:textId="5DF65089" w:rsidR="00D569F3" w:rsidRPr="00375759" w:rsidRDefault="00D569F3" w:rsidP="00D569F3">
            <w:pPr>
              <w:spacing w:before="20" w:after="20"/>
            </w:pPr>
            <w:r w:rsidRPr="00375759">
              <w:rPr>
                <w:sz w:val="21"/>
                <w:szCs w:val="21"/>
              </w:rPr>
              <w:t>El cuadro es ordenado, claro y fácil de consultar.</w:t>
            </w:r>
          </w:p>
        </w:tc>
      </w:tr>
      <w:tr w:rsidR="00D569F3" w14:paraId="0AB4CD55"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F015074"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78367A" w14:textId="4D7C714F" w:rsidR="00D569F3" w:rsidRPr="00375759" w:rsidRDefault="00D569F3" w:rsidP="00D569F3">
            <w:pPr>
              <w:spacing w:before="20" w:after="20"/>
              <w:jc w:val="center"/>
            </w:pPr>
            <w:r w:rsidRPr="00375759">
              <w:rPr>
                <w:b/>
                <w:bCs/>
                <w:i/>
                <w:iCs/>
                <w:sz w:val="21"/>
                <w:szCs w:val="21"/>
              </w:rPr>
              <w:t xml:space="preserve">Producto 7: </w:t>
            </w:r>
            <w:r w:rsidRPr="00375759">
              <w:rPr>
                <w:sz w:val="21"/>
                <w:szCs w:val="21"/>
              </w:rPr>
              <w:t>Ficha de clasificación del contrato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EB2F8" w14:textId="3A13BFDD" w:rsidR="00D569F3" w:rsidRPr="00375759" w:rsidRDefault="00D569F3" w:rsidP="00D569F3">
            <w:pPr>
              <w:spacing w:before="20" w:after="20"/>
              <w:jc w:val="center"/>
            </w:pPr>
            <w:r w:rsidRPr="00375759">
              <w:rPr>
                <w:b/>
                <w:bCs/>
                <w:i/>
                <w:iCs/>
                <w:sz w:val="21"/>
                <w:szCs w:val="21"/>
              </w:rPr>
              <w:t>5%</w:t>
            </w:r>
          </w:p>
        </w:tc>
      </w:tr>
      <w:tr w:rsidR="00D569F3" w14:paraId="48EBB54D"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5535E54F"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AAE0B8" w14:textId="22B444CC"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7B9E3B" w14:textId="78C012D5"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1F76F" w14:textId="7B9F7594"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E0110" w14:textId="2F6EA6E1" w:rsidR="00D569F3" w:rsidRPr="00375759" w:rsidRDefault="00D569F3" w:rsidP="00D569F3">
            <w:pPr>
              <w:spacing w:before="20" w:after="20"/>
              <w:jc w:val="center"/>
            </w:pPr>
            <w:r w:rsidRPr="00375759">
              <w:rPr>
                <w:b/>
                <w:bCs/>
                <w:i/>
                <w:iCs/>
                <w:sz w:val="21"/>
                <w:szCs w:val="21"/>
              </w:rPr>
              <w:t>Destacado (81–100)</w:t>
            </w:r>
          </w:p>
        </w:tc>
      </w:tr>
      <w:tr w:rsidR="00D569F3" w14:paraId="5E8AF75E"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59739CB"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90ED05" w14:textId="4304BFCF" w:rsidR="00D569F3" w:rsidRPr="00375759" w:rsidRDefault="00D569F3" w:rsidP="00D569F3">
            <w:pPr>
              <w:spacing w:before="20" w:after="20"/>
            </w:pPr>
            <w:r w:rsidRPr="00375759">
              <w:rPr>
                <w:sz w:val="21"/>
                <w:szCs w:val="21"/>
              </w:rPr>
              <w:t>Formalización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E1D593" w14:textId="283F3946" w:rsidR="00D569F3" w:rsidRPr="00375759" w:rsidRDefault="00D569F3" w:rsidP="00D569F3">
            <w:pPr>
              <w:spacing w:before="20" w:after="20"/>
            </w:pPr>
            <w:r w:rsidRPr="00375759">
              <w:rPr>
                <w:sz w:val="21"/>
                <w:szCs w:val="21"/>
              </w:rPr>
              <w:t>Confunde el contrato verbal con el escrito.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CB2C71" w14:textId="1C84FA70" w:rsidR="00D569F3" w:rsidRPr="00375759" w:rsidRDefault="00D569F3" w:rsidP="00D569F3">
            <w:pPr>
              <w:spacing w:before="20" w:after="20"/>
            </w:pPr>
            <w:r w:rsidRPr="00375759">
              <w:rPr>
                <w:sz w:val="21"/>
                <w:szCs w:val="21"/>
              </w:rPr>
              <w:t>Distingue el contrato verbal del escrito.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749BD4" w14:textId="34886385" w:rsidR="00D569F3" w:rsidRPr="00375759" w:rsidRDefault="00D569F3" w:rsidP="00D569F3">
            <w:pPr>
              <w:spacing w:before="20" w:after="20"/>
            </w:pPr>
            <w:r w:rsidRPr="00375759">
              <w:rPr>
                <w:sz w:val="21"/>
                <w:szCs w:val="21"/>
              </w:rPr>
              <w:t>Explica el valor probatorio de cada forma.</w:t>
            </w:r>
          </w:p>
        </w:tc>
      </w:tr>
      <w:tr w:rsidR="00D569F3" w14:paraId="6EB8863F"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440CBCF"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D784F1" w14:textId="6F5EAE12" w:rsidR="00D569F3" w:rsidRPr="00375759" w:rsidRDefault="00D569F3" w:rsidP="00D569F3">
            <w:pPr>
              <w:spacing w:before="20" w:after="20"/>
            </w:pPr>
            <w:r w:rsidRPr="00375759">
              <w:rPr>
                <w:sz w:val="21"/>
                <w:szCs w:val="21"/>
              </w:rPr>
              <w:t>Duración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3C2A1" w14:textId="1E48D0B1" w:rsidR="00D569F3" w:rsidRPr="00375759" w:rsidRDefault="00D569F3" w:rsidP="00D569F3">
            <w:pPr>
              <w:spacing w:before="20" w:after="20"/>
            </w:pPr>
            <w:r w:rsidRPr="00375759">
              <w:rPr>
                <w:sz w:val="21"/>
                <w:szCs w:val="21"/>
              </w:rPr>
              <w:t>Clasifica mal la duración.</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1E735B" w14:textId="6A7ADC5B" w:rsidR="00D569F3" w:rsidRPr="00375759" w:rsidRDefault="00D569F3" w:rsidP="00D569F3">
            <w:pPr>
              <w:spacing w:before="20" w:after="20"/>
            </w:pPr>
            <w:r w:rsidRPr="00375759">
              <w:rPr>
                <w:sz w:val="21"/>
                <w:szCs w:val="21"/>
              </w:rPr>
              <w:t>Clasifica el contrato por su duración.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3C2DDF" w14:textId="066488E5" w:rsidR="00D569F3" w:rsidRPr="00375759" w:rsidRDefault="00D569F3" w:rsidP="00D569F3">
            <w:pPr>
              <w:spacing w:before="20" w:after="20"/>
            </w:pPr>
            <w:r w:rsidRPr="00375759">
              <w:rPr>
                <w:sz w:val="21"/>
                <w:szCs w:val="21"/>
              </w:rPr>
              <w:t>Advierte los riesgos de una clasificación errónea.</w:t>
            </w:r>
          </w:p>
        </w:tc>
      </w:tr>
      <w:tr w:rsidR="00D569F3" w14:paraId="4A78D91F"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8030E9B"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54238D" w14:textId="59E47A01" w:rsidR="00D569F3" w:rsidRPr="00375759" w:rsidRDefault="00D569F3" w:rsidP="00D569F3">
            <w:pPr>
              <w:spacing w:before="20" w:after="20"/>
            </w:pPr>
            <w:r w:rsidRPr="00375759">
              <w:rPr>
                <w:sz w:val="21"/>
                <w:szCs w:val="21"/>
              </w:rPr>
              <w:t>Fundamento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E4D0DB" w14:textId="2D2956C6" w:rsidR="00D569F3" w:rsidRPr="00375759" w:rsidRDefault="00D569F3" w:rsidP="00D569F3">
            <w:pPr>
              <w:spacing w:before="20" w:after="20"/>
            </w:pPr>
            <w:r w:rsidRPr="00375759">
              <w:rPr>
                <w:sz w:val="21"/>
                <w:szCs w:val="21"/>
              </w:rPr>
              <w:t>No cita la norma.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2D4C55" w14:textId="25F2BEAD" w:rsidR="00D569F3" w:rsidRPr="00375759" w:rsidRDefault="00D569F3" w:rsidP="00D569F3">
            <w:pPr>
              <w:spacing w:before="20" w:after="20"/>
            </w:pPr>
            <w:r w:rsidRPr="00375759">
              <w:rPr>
                <w:sz w:val="21"/>
                <w:szCs w:val="21"/>
              </w:rPr>
              <w:t>Cita la norma aplicable.</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D62C94" w14:textId="6C89B708" w:rsidR="00D569F3" w:rsidRPr="00375759" w:rsidRDefault="00D569F3" w:rsidP="00D569F3">
            <w:pPr>
              <w:spacing w:before="20" w:after="20"/>
            </w:pPr>
            <w:r w:rsidRPr="00375759">
              <w:rPr>
                <w:sz w:val="21"/>
                <w:szCs w:val="21"/>
              </w:rPr>
              <w:t>Explica la norma con ejemplos.</w:t>
            </w:r>
          </w:p>
        </w:tc>
      </w:tr>
      <w:tr w:rsidR="00D569F3" w14:paraId="38369B05"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92E4C50"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324892" w14:textId="7A3F92FB" w:rsidR="00D569F3" w:rsidRPr="00375759" w:rsidRDefault="00D569F3" w:rsidP="00D569F3">
            <w:pPr>
              <w:spacing w:before="20" w:after="20"/>
              <w:jc w:val="center"/>
            </w:pPr>
            <w:r w:rsidRPr="00375759">
              <w:rPr>
                <w:b/>
                <w:bCs/>
                <w:i/>
                <w:iCs/>
                <w:sz w:val="21"/>
                <w:szCs w:val="21"/>
              </w:rPr>
              <w:t xml:space="preserve">Producto 8: </w:t>
            </w:r>
            <w:r w:rsidRPr="00375759">
              <w:rPr>
                <w:sz w:val="21"/>
                <w:szCs w:val="21"/>
              </w:rPr>
              <w:t>Resumen de beneficios a los empleados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16C2A9" w14:textId="73F6A8BB" w:rsidR="00D569F3" w:rsidRPr="00375759" w:rsidRDefault="00D569F3" w:rsidP="00D569F3">
            <w:pPr>
              <w:spacing w:before="20" w:after="20"/>
              <w:jc w:val="center"/>
            </w:pPr>
            <w:r w:rsidRPr="00375759">
              <w:rPr>
                <w:b/>
                <w:bCs/>
                <w:i/>
                <w:iCs/>
                <w:sz w:val="21"/>
                <w:szCs w:val="21"/>
              </w:rPr>
              <w:t>5%</w:t>
            </w:r>
          </w:p>
        </w:tc>
      </w:tr>
      <w:tr w:rsidR="00D569F3" w14:paraId="64FFC400"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21E5EF8D"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23BACF" w14:textId="58B41062"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C24EB9" w14:textId="0EE56296"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52D989" w14:textId="1103C5F3"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03DCD" w14:textId="58CDAA42" w:rsidR="00D569F3" w:rsidRPr="00375759" w:rsidRDefault="00D569F3" w:rsidP="00D569F3">
            <w:pPr>
              <w:spacing w:before="20" w:after="20"/>
              <w:jc w:val="center"/>
            </w:pPr>
            <w:r w:rsidRPr="00375759">
              <w:rPr>
                <w:b/>
                <w:bCs/>
                <w:i/>
                <w:iCs/>
                <w:sz w:val="21"/>
                <w:szCs w:val="21"/>
              </w:rPr>
              <w:t>Destacado (81–100)</w:t>
            </w:r>
          </w:p>
        </w:tc>
      </w:tr>
      <w:tr w:rsidR="00D569F3" w14:paraId="26F464FA"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430F2EBC"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80AA01" w14:textId="65097B8B" w:rsidR="00D569F3" w:rsidRPr="00375759" w:rsidRDefault="00D569F3" w:rsidP="00D569F3">
            <w:pPr>
              <w:spacing w:before="20" w:after="20"/>
            </w:pPr>
            <w:r w:rsidRPr="00375759">
              <w:rPr>
                <w:sz w:val="21"/>
                <w:szCs w:val="21"/>
              </w:rPr>
              <w:t>Clasificación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06BBAF" w14:textId="37D56DF8" w:rsidR="00D569F3" w:rsidRPr="00375759" w:rsidRDefault="00D569F3" w:rsidP="00D569F3">
            <w:pPr>
              <w:spacing w:before="20" w:after="20"/>
            </w:pPr>
            <w:r w:rsidRPr="00375759">
              <w:rPr>
                <w:sz w:val="21"/>
                <w:szCs w:val="21"/>
              </w:rPr>
              <w:t>Confunde los tipos de beneficio.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5B01D1" w14:textId="11E8A135" w:rsidR="00D569F3" w:rsidRPr="00375759" w:rsidRDefault="00D569F3" w:rsidP="00D569F3">
            <w:pPr>
              <w:spacing w:before="20" w:after="20"/>
            </w:pPr>
            <w:r w:rsidRPr="00375759">
              <w:rPr>
                <w:sz w:val="21"/>
                <w:szCs w:val="21"/>
              </w:rPr>
              <w:t>Clasifica los beneficios según la NIC 19.</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616F38" w14:textId="247D2720" w:rsidR="00D569F3" w:rsidRPr="00375759" w:rsidRDefault="00D569F3" w:rsidP="00D569F3">
            <w:pPr>
              <w:spacing w:before="20" w:after="20"/>
            </w:pPr>
            <w:r w:rsidRPr="00375759">
              <w:rPr>
                <w:sz w:val="21"/>
                <w:szCs w:val="21"/>
              </w:rPr>
              <w:t>Relaciona cada beneficio con la ley laboral.</w:t>
            </w:r>
          </w:p>
        </w:tc>
      </w:tr>
      <w:tr w:rsidR="00D569F3" w14:paraId="67466A93"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08D2960D"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3324A" w14:textId="7052CB4B" w:rsidR="00D569F3" w:rsidRPr="00375759" w:rsidRDefault="00D569F3" w:rsidP="00D569F3">
            <w:pPr>
              <w:spacing w:before="20" w:after="20"/>
            </w:pPr>
            <w:r w:rsidRPr="00375759">
              <w:rPr>
                <w:sz w:val="21"/>
                <w:szCs w:val="21"/>
              </w:rPr>
              <w:t>Reconocimiento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3CF1E2" w14:textId="334DDFD4" w:rsidR="00D569F3" w:rsidRPr="00375759" w:rsidRDefault="00D569F3" w:rsidP="00D569F3">
            <w:pPr>
              <w:spacing w:before="20" w:after="20"/>
            </w:pPr>
            <w:r w:rsidRPr="00375759">
              <w:rPr>
                <w:sz w:val="21"/>
                <w:szCs w:val="21"/>
              </w:rPr>
              <w:t>No explica el reconocimiento.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8635D" w14:textId="4D908AED" w:rsidR="00D569F3" w:rsidRPr="00375759" w:rsidRDefault="00D569F3" w:rsidP="00D569F3">
            <w:pPr>
              <w:spacing w:before="20" w:after="20"/>
            </w:pPr>
            <w:r w:rsidRPr="00375759">
              <w:rPr>
                <w:sz w:val="21"/>
                <w:szCs w:val="21"/>
              </w:rPr>
              <w:t>Explica cuándo se reconoce cada beneficio.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A8AECA" w14:textId="3D2E87CE" w:rsidR="00D569F3" w:rsidRPr="00375759" w:rsidRDefault="00D569F3" w:rsidP="00D569F3">
            <w:pPr>
              <w:spacing w:before="20" w:after="20"/>
            </w:pPr>
            <w:r w:rsidRPr="00375759">
              <w:rPr>
                <w:sz w:val="21"/>
                <w:szCs w:val="21"/>
              </w:rPr>
              <w:t>Ilustra el registro con un ejemplo.</w:t>
            </w:r>
          </w:p>
        </w:tc>
      </w:tr>
      <w:tr w:rsidR="00D569F3" w14:paraId="1FA696D6"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3737886"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E36E77" w14:textId="3D1CBE48" w:rsidR="00D569F3" w:rsidRPr="00375759" w:rsidRDefault="00D569F3" w:rsidP="00D569F3">
            <w:pPr>
              <w:spacing w:before="20" w:after="20"/>
            </w:pPr>
            <w:r w:rsidRPr="00375759">
              <w:rPr>
                <w:sz w:val="21"/>
                <w:szCs w:val="21"/>
              </w:rPr>
              <w:t>Fundamento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11B780" w14:textId="12BC9ED6" w:rsidR="00D569F3" w:rsidRPr="00375759" w:rsidRDefault="00D569F3" w:rsidP="00D569F3">
            <w:pPr>
              <w:spacing w:before="20" w:after="20"/>
            </w:pPr>
            <w:r w:rsidRPr="00375759">
              <w:rPr>
                <w:sz w:val="21"/>
                <w:szCs w:val="21"/>
              </w:rPr>
              <w:t>No cita la norma.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B99566" w14:textId="69262093" w:rsidR="00D569F3" w:rsidRPr="00375759" w:rsidRDefault="00D569F3" w:rsidP="00D569F3">
            <w:pPr>
              <w:spacing w:before="20" w:after="20"/>
            </w:pPr>
            <w:r w:rsidRPr="00375759">
              <w:rPr>
                <w:sz w:val="21"/>
                <w:szCs w:val="21"/>
              </w:rPr>
              <w:t>Cita la norma aplicable.</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A5331D" w14:textId="76BCA760" w:rsidR="00D569F3" w:rsidRPr="00375759" w:rsidRDefault="00D569F3" w:rsidP="00D569F3">
            <w:pPr>
              <w:spacing w:before="20" w:after="20"/>
            </w:pPr>
            <w:r w:rsidRPr="00375759">
              <w:rPr>
                <w:sz w:val="21"/>
                <w:szCs w:val="21"/>
              </w:rPr>
              <w:t>Explica la norma con ejemplos.</w:t>
            </w:r>
          </w:p>
        </w:tc>
      </w:tr>
      <w:tr w:rsidR="00D569F3" w14:paraId="786370F6"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54F5452A"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6B49A7" w14:textId="3E6E175E" w:rsidR="00D569F3" w:rsidRPr="00375759" w:rsidRDefault="00D569F3" w:rsidP="00D569F3">
            <w:pPr>
              <w:spacing w:before="20" w:after="20"/>
              <w:jc w:val="center"/>
            </w:pPr>
            <w:r w:rsidRPr="00375759">
              <w:rPr>
                <w:b/>
                <w:bCs/>
                <w:i/>
                <w:iCs/>
                <w:sz w:val="21"/>
                <w:szCs w:val="21"/>
              </w:rPr>
              <w:t xml:space="preserve">Producto 9: </w:t>
            </w:r>
            <w:r w:rsidRPr="00375759">
              <w:rPr>
                <w:sz w:val="21"/>
                <w:szCs w:val="21"/>
              </w:rPr>
              <w:t>Planilla de jornada y horas extraordinarias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56D01" w14:textId="208356FA" w:rsidR="00D569F3" w:rsidRPr="00375759" w:rsidRDefault="00D569F3" w:rsidP="00D569F3">
            <w:pPr>
              <w:spacing w:before="20" w:after="20"/>
              <w:jc w:val="center"/>
            </w:pPr>
            <w:r w:rsidRPr="00375759">
              <w:rPr>
                <w:b/>
                <w:bCs/>
                <w:i/>
                <w:iCs/>
                <w:sz w:val="21"/>
                <w:szCs w:val="21"/>
              </w:rPr>
              <w:t>7%</w:t>
            </w:r>
          </w:p>
        </w:tc>
      </w:tr>
      <w:tr w:rsidR="00D569F3" w14:paraId="3A2502C0"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9F19703"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3B1B7D" w14:textId="69AC88E3"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9A7C9A" w14:textId="1B0C6507"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AAF2E5" w14:textId="458C7AFC"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34F196" w14:textId="3956ED4A" w:rsidR="00D569F3" w:rsidRPr="00375759" w:rsidRDefault="00D569F3" w:rsidP="00D569F3">
            <w:pPr>
              <w:spacing w:before="20" w:after="20"/>
              <w:jc w:val="center"/>
            </w:pPr>
            <w:r w:rsidRPr="00375759">
              <w:rPr>
                <w:b/>
                <w:bCs/>
                <w:i/>
                <w:iCs/>
                <w:sz w:val="21"/>
                <w:szCs w:val="21"/>
              </w:rPr>
              <w:t>Destacado (81–100)</w:t>
            </w:r>
          </w:p>
        </w:tc>
      </w:tr>
      <w:tr w:rsidR="00D569F3" w14:paraId="54382157"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8E751F2"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3F94B9" w14:textId="56D9FE42" w:rsidR="00D569F3" w:rsidRPr="00375759" w:rsidRDefault="00D569F3" w:rsidP="00D569F3">
            <w:pPr>
              <w:spacing w:before="20" w:after="20"/>
            </w:pPr>
            <w:r w:rsidRPr="00375759">
              <w:rPr>
                <w:sz w:val="21"/>
                <w:szCs w:val="21"/>
              </w:rPr>
              <w:t>Jornada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392E96" w14:textId="03FC03AB" w:rsidR="00D569F3" w:rsidRPr="00375759" w:rsidRDefault="00D569F3" w:rsidP="00D569F3">
            <w:pPr>
              <w:spacing w:before="20" w:after="20"/>
            </w:pPr>
            <w:r w:rsidRPr="00375759">
              <w:rPr>
                <w:sz w:val="21"/>
                <w:szCs w:val="21"/>
              </w:rPr>
              <w:t>Excede la jornada máxima sin advertirlo.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BCFEDE" w14:textId="76257ADA" w:rsidR="00D569F3" w:rsidRPr="00375759" w:rsidRDefault="00D569F3" w:rsidP="00D569F3">
            <w:pPr>
              <w:spacing w:before="20" w:after="20"/>
            </w:pPr>
            <w:r w:rsidRPr="00375759">
              <w:rPr>
                <w:sz w:val="21"/>
                <w:szCs w:val="21"/>
              </w:rPr>
              <w:t>Aplica la jornada máxima y sus excepciones.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8A6457" w14:textId="16E70531" w:rsidR="00D569F3" w:rsidRPr="00375759" w:rsidRDefault="00D569F3" w:rsidP="00D569F3">
            <w:pPr>
              <w:spacing w:before="20" w:after="20"/>
            </w:pPr>
            <w:r w:rsidRPr="00375759">
              <w:rPr>
                <w:sz w:val="21"/>
                <w:szCs w:val="21"/>
              </w:rPr>
              <w:t xml:space="preserve">Identifica los casos de </w:t>
            </w:r>
            <w:proofErr w:type="spellStart"/>
            <w:r w:rsidRPr="00375759">
              <w:rPr>
                <w:sz w:val="21"/>
                <w:szCs w:val="21"/>
              </w:rPr>
              <w:t>tempus</w:t>
            </w:r>
            <w:proofErr w:type="spellEnd"/>
            <w:r w:rsidRPr="00375759">
              <w:rPr>
                <w:sz w:val="21"/>
                <w:szCs w:val="21"/>
              </w:rPr>
              <w:t xml:space="preserve"> in </w:t>
            </w:r>
            <w:proofErr w:type="spellStart"/>
            <w:r w:rsidRPr="00375759">
              <w:rPr>
                <w:sz w:val="21"/>
                <w:szCs w:val="21"/>
              </w:rPr>
              <w:t>itinere</w:t>
            </w:r>
            <w:proofErr w:type="spellEnd"/>
            <w:r w:rsidRPr="00375759">
              <w:rPr>
                <w:sz w:val="21"/>
                <w:szCs w:val="21"/>
              </w:rPr>
              <w:t>.</w:t>
            </w:r>
          </w:p>
        </w:tc>
      </w:tr>
      <w:tr w:rsidR="00D569F3" w14:paraId="51F40EB4"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0863E83E"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D139A2" w14:textId="37BEF65A" w:rsidR="00D569F3" w:rsidRPr="00375759" w:rsidRDefault="00D569F3" w:rsidP="00D569F3">
            <w:pPr>
              <w:spacing w:before="20" w:after="20"/>
            </w:pPr>
            <w:r w:rsidRPr="00375759">
              <w:rPr>
                <w:sz w:val="21"/>
                <w:szCs w:val="21"/>
              </w:rPr>
              <w:t>Horas extraordinarias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CF503" w14:textId="33FDB476" w:rsidR="00D569F3" w:rsidRPr="00375759" w:rsidRDefault="00D569F3" w:rsidP="00D569F3">
            <w:pPr>
              <w:spacing w:before="20" w:after="20"/>
            </w:pPr>
            <w:r w:rsidRPr="00375759">
              <w:rPr>
                <w:sz w:val="21"/>
                <w:szCs w:val="21"/>
              </w:rPr>
              <w:t>Calcula con errores.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7042FE" w14:textId="2700DD93" w:rsidR="00D569F3" w:rsidRPr="00375759" w:rsidRDefault="00D569F3" w:rsidP="00D569F3">
            <w:pPr>
              <w:spacing w:before="20" w:after="20"/>
            </w:pPr>
            <w:r w:rsidRPr="00375759">
              <w:rPr>
                <w:sz w:val="21"/>
                <w:szCs w:val="21"/>
              </w:rPr>
              <w:t>Calcula las horas extraordinarias y nocturnas.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6C803" w14:textId="6741078C" w:rsidR="00D569F3" w:rsidRPr="00375759" w:rsidRDefault="00D569F3" w:rsidP="00D569F3">
            <w:pPr>
              <w:spacing w:before="20" w:after="20"/>
            </w:pPr>
            <w:r w:rsidRPr="00375759">
              <w:rPr>
                <w:sz w:val="21"/>
                <w:szCs w:val="21"/>
              </w:rPr>
              <w:t>Verifica los recargos con la norma.</w:t>
            </w:r>
          </w:p>
        </w:tc>
      </w:tr>
      <w:tr w:rsidR="00D569F3" w14:paraId="2F326891"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AE4F3A6"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63DC21" w14:textId="44CB7A13" w:rsidR="00D569F3" w:rsidRPr="00375759" w:rsidRDefault="00D569F3" w:rsidP="00D569F3">
            <w:pPr>
              <w:spacing w:before="20" w:after="20"/>
            </w:pPr>
            <w:r w:rsidRPr="00375759">
              <w:rPr>
                <w:sz w:val="21"/>
                <w:szCs w:val="21"/>
              </w:rPr>
              <w:t>Exactitud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00B9FF" w14:textId="4D16FA2D" w:rsidR="00D569F3" w:rsidRPr="00375759" w:rsidRDefault="00D569F3" w:rsidP="00D569F3">
            <w:pPr>
              <w:spacing w:before="20" w:after="20"/>
            </w:pPr>
            <w:r w:rsidRPr="00375759">
              <w:rPr>
                <w:sz w:val="21"/>
                <w:szCs w:val="21"/>
              </w:rPr>
              <w:t>Los totales no cuadran.</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EC6DEF" w14:textId="058870EF" w:rsidR="00D569F3" w:rsidRPr="00375759" w:rsidRDefault="00D569F3" w:rsidP="00D569F3">
            <w:pPr>
              <w:spacing w:before="20" w:after="20"/>
            </w:pPr>
            <w:r w:rsidRPr="00375759">
              <w:rPr>
                <w:sz w:val="21"/>
                <w:szCs w:val="21"/>
              </w:rPr>
              <w:t>Los cálculos son correctos.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42653C" w14:textId="5E613978" w:rsidR="00D569F3" w:rsidRPr="00375759" w:rsidRDefault="00D569F3" w:rsidP="00D569F3">
            <w:pPr>
              <w:spacing w:before="20" w:after="20"/>
            </w:pPr>
            <w:r w:rsidRPr="00375759">
              <w:rPr>
                <w:sz w:val="21"/>
                <w:szCs w:val="21"/>
              </w:rPr>
              <w:t>Los cálculos están verificados.</w:t>
            </w:r>
          </w:p>
        </w:tc>
      </w:tr>
      <w:tr w:rsidR="00D569F3" w14:paraId="16875ED8"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BE25E3D"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622A6" w14:textId="52E696B8" w:rsidR="00D569F3" w:rsidRPr="00375759" w:rsidRDefault="00D569F3" w:rsidP="00D569F3">
            <w:pPr>
              <w:spacing w:before="20" w:after="20"/>
              <w:jc w:val="center"/>
            </w:pPr>
            <w:r w:rsidRPr="00375759">
              <w:rPr>
                <w:b/>
                <w:bCs/>
                <w:i/>
                <w:iCs/>
                <w:sz w:val="21"/>
                <w:szCs w:val="21"/>
              </w:rPr>
              <w:t xml:space="preserve">Producto 10: </w:t>
            </w:r>
            <w:r w:rsidRPr="00375759">
              <w:rPr>
                <w:sz w:val="21"/>
                <w:szCs w:val="21"/>
              </w:rPr>
              <w:t>Cálculo de la vacación anual</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AC27FF" w14:textId="733100C9" w:rsidR="00D569F3" w:rsidRPr="00375759" w:rsidRDefault="00D569F3" w:rsidP="00D569F3">
            <w:pPr>
              <w:spacing w:before="20" w:after="20"/>
              <w:jc w:val="center"/>
            </w:pPr>
            <w:r w:rsidRPr="00375759">
              <w:rPr>
                <w:b/>
                <w:bCs/>
                <w:i/>
                <w:iCs/>
                <w:sz w:val="21"/>
                <w:szCs w:val="21"/>
              </w:rPr>
              <w:t>6%</w:t>
            </w:r>
          </w:p>
        </w:tc>
      </w:tr>
      <w:tr w:rsidR="00D569F3" w14:paraId="02ABECDD"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624E4C06"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C76DED" w14:textId="39F80718"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0FE95" w14:textId="7B350918"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C359BE" w14:textId="3CAAD4B5"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56B007" w14:textId="00AEE851" w:rsidR="00D569F3" w:rsidRPr="00375759" w:rsidRDefault="00D569F3" w:rsidP="00D569F3">
            <w:pPr>
              <w:spacing w:before="20" w:after="20"/>
              <w:jc w:val="center"/>
            </w:pPr>
            <w:r w:rsidRPr="00375759">
              <w:rPr>
                <w:b/>
                <w:bCs/>
                <w:i/>
                <w:iCs/>
                <w:sz w:val="21"/>
                <w:szCs w:val="21"/>
              </w:rPr>
              <w:t>Destacado (81–100)</w:t>
            </w:r>
          </w:p>
        </w:tc>
      </w:tr>
      <w:tr w:rsidR="00D569F3" w14:paraId="7EF0374E"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8AA988E"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AB30E4" w14:textId="5113269E" w:rsidR="00D569F3" w:rsidRPr="00375759" w:rsidRDefault="00D569F3" w:rsidP="00D569F3">
            <w:pPr>
              <w:spacing w:before="20" w:after="20"/>
            </w:pPr>
            <w:r w:rsidRPr="00375759">
              <w:rPr>
                <w:sz w:val="21"/>
                <w:szCs w:val="21"/>
              </w:rPr>
              <w:t>Derecho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F793D" w14:textId="66BD6845" w:rsidR="00D569F3" w:rsidRPr="00375759" w:rsidRDefault="00D569F3" w:rsidP="00D569F3">
            <w:pPr>
              <w:spacing w:before="20" w:after="20"/>
            </w:pPr>
            <w:r w:rsidRPr="00375759">
              <w:rPr>
                <w:sz w:val="21"/>
                <w:szCs w:val="21"/>
              </w:rPr>
              <w:t>No verifica el derecho a vacación.</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5AEDE7" w14:textId="0B560173" w:rsidR="00D569F3" w:rsidRPr="00375759" w:rsidRDefault="00D569F3" w:rsidP="00D569F3">
            <w:pPr>
              <w:spacing w:before="20" w:after="20"/>
            </w:pPr>
            <w:r w:rsidRPr="00375759">
              <w:rPr>
                <w:sz w:val="21"/>
                <w:szCs w:val="21"/>
              </w:rPr>
              <w:t>Verifica el tiempo requerido y la escala.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65A177" w14:textId="7D825F35" w:rsidR="00D569F3" w:rsidRPr="00375759" w:rsidRDefault="00D569F3" w:rsidP="00D569F3">
            <w:pPr>
              <w:spacing w:before="20" w:after="20"/>
            </w:pPr>
            <w:r w:rsidRPr="00375759">
              <w:rPr>
                <w:sz w:val="21"/>
                <w:szCs w:val="21"/>
              </w:rPr>
              <w:t>Considera las faltas y las vacaciones colectivas.</w:t>
            </w:r>
          </w:p>
        </w:tc>
      </w:tr>
      <w:tr w:rsidR="00D569F3" w14:paraId="10988D2D"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6086ACCF"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A07C9C" w14:textId="0D8B6A92" w:rsidR="00D569F3" w:rsidRPr="00375759" w:rsidRDefault="00D569F3" w:rsidP="00D569F3">
            <w:pPr>
              <w:spacing w:before="20" w:after="20"/>
            </w:pPr>
            <w:r w:rsidRPr="00375759">
              <w:rPr>
                <w:sz w:val="21"/>
                <w:szCs w:val="21"/>
              </w:rPr>
              <w:t>Pago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D9265F" w14:textId="38840F53" w:rsidR="00D569F3" w:rsidRPr="00375759" w:rsidRDefault="00D569F3" w:rsidP="00D569F3">
            <w:pPr>
              <w:spacing w:before="20" w:after="20"/>
            </w:pPr>
            <w:r w:rsidRPr="00375759">
              <w:rPr>
                <w:sz w:val="21"/>
                <w:szCs w:val="21"/>
              </w:rPr>
              <w:t>Calcula mal el pago.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A1B8BF" w14:textId="3D4CA40A" w:rsidR="00D569F3" w:rsidRPr="00375759" w:rsidRDefault="00D569F3" w:rsidP="00D569F3">
            <w:pPr>
              <w:spacing w:before="20" w:after="20"/>
            </w:pPr>
            <w:r w:rsidRPr="00375759">
              <w:rPr>
                <w:sz w:val="21"/>
                <w:szCs w:val="21"/>
              </w:rPr>
              <w:t>Calcula el pago de la vacación.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392DA3" w14:textId="403DF903" w:rsidR="00D569F3" w:rsidRPr="00375759" w:rsidRDefault="00D569F3" w:rsidP="00D569F3">
            <w:pPr>
              <w:spacing w:before="20" w:after="20"/>
            </w:pPr>
            <w:r w:rsidRPr="00375759">
              <w:rPr>
                <w:sz w:val="21"/>
                <w:szCs w:val="21"/>
              </w:rPr>
              <w:t>Explica cada paso del cálculo.</w:t>
            </w:r>
          </w:p>
        </w:tc>
      </w:tr>
      <w:tr w:rsidR="00D569F3" w14:paraId="1E9628EF"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476CB6D9"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F8D92" w14:textId="2486B8B7" w:rsidR="00D569F3" w:rsidRPr="00375759" w:rsidRDefault="00D569F3" w:rsidP="00D569F3">
            <w:pPr>
              <w:spacing w:before="20" w:after="20"/>
            </w:pPr>
            <w:r w:rsidRPr="00375759">
              <w:rPr>
                <w:sz w:val="21"/>
                <w:szCs w:val="21"/>
              </w:rPr>
              <w:t>Exactitud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D6D708" w14:textId="5F69090A" w:rsidR="00D569F3" w:rsidRPr="00375759" w:rsidRDefault="00D569F3" w:rsidP="00D569F3">
            <w:pPr>
              <w:spacing w:before="20" w:after="20"/>
            </w:pPr>
            <w:r w:rsidRPr="00375759">
              <w:rPr>
                <w:sz w:val="21"/>
                <w:szCs w:val="21"/>
              </w:rPr>
              <w:t>Los totales no cuadran.</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042234" w14:textId="5B8CA630" w:rsidR="00D569F3" w:rsidRPr="00375759" w:rsidRDefault="00D569F3" w:rsidP="00D569F3">
            <w:pPr>
              <w:spacing w:before="20" w:after="20"/>
            </w:pPr>
            <w:r w:rsidRPr="00375759">
              <w:rPr>
                <w:sz w:val="21"/>
                <w:szCs w:val="21"/>
              </w:rPr>
              <w:t>Los cálculos son correctos.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A0E5A2" w14:textId="3DD06C4F" w:rsidR="00D569F3" w:rsidRPr="00375759" w:rsidRDefault="00D569F3" w:rsidP="00D569F3">
            <w:pPr>
              <w:spacing w:before="20" w:after="20"/>
            </w:pPr>
            <w:r w:rsidRPr="00375759">
              <w:rPr>
                <w:sz w:val="21"/>
                <w:szCs w:val="21"/>
              </w:rPr>
              <w:t>Los cálculos están verificados.</w:t>
            </w:r>
          </w:p>
        </w:tc>
      </w:tr>
      <w:tr w:rsidR="00D569F3" w14:paraId="24C1A579"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01AD0B54"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85953" w14:textId="7FD7E99D" w:rsidR="00D569F3" w:rsidRPr="00375759" w:rsidRDefault="00D569F3" w:rsidP="00D569F3">
            <w:pPr>
              <w:spacing w:before="20" w:after="20"/>
              <w:jc w:val="center"/>
            </w:pPr>
            <w:r w:rsidRPr="00375759">
              <w:rPr>
                <w:b/>
                <w:bCs/>
                <w:i/>
                <w:iCs/>
                <w:sz w:val="21"/>
                <w:szCs w:val="21"/>
              </w:rPr>
              <w:t xml:space="preserve">Producto 11: </w:t>
            </w:r>
            <w:r w:rsidRPr="00375759">
              <w:rPr>
                <w:sz w:val="21"/>
                <w:szCs w:val="21"/>
              </w:rPr>
              <w:t>Boleta de pago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A7ADC0" w14:textId="192A20DA" w:rsidR="00D569F3" w:rsidRPr="00375759" w:rsidRDefault="00D569F3" w:rsidP="00D569F3">
            <w:pPr>
              <w:spacing w:before="20" w:after="20"/>
              <w:jc w:val="center"/>
            </w:pPr>
            <w:r w:rsidRPr="00375759">
              <w:rPr>
                <w:b/>
                <w:bCs/>
                <w:i/>
                <w:iCs/>
                <w:sz w:val="21"/>
                <w:szCs w:val="21"/>
              </w:rPr>
              <w:t>6%</w:t>
            </w:r>
          </w:p>
        </w:tc>
      </w:tr>
      <w:tr w:rsidR="00D569F3" w14:paraId="5AF98567"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3F5DD10"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2E7AF0" w14:textId="003B0592"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2F3801" w14:textId="73515241"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847115" w14:textId="11CD8BDE"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F2E9A1" w14:textId="157B7614" w:rsidR="00D569F3" w:rsidRPr="00375759" w:rsidRDefault="00D569F3" w:rsidP="00D569F3">
            <w:pPr>
              <w:spacing w:before="20" w:after="20"/>
              <w:jc w:val="center"/>
            </w:pPr>
            <w:r w:rsidRPr="00375759">
              <w:rPr>
                <w:b/>
                <w:bCs/>
                <w:i/>
                <w:iCs/>
                <w:sz w:val="21"/>
                <w:szCs w:val="21"/>
              </w:rPr>
              <w:t>Destacado (81–100)</w:t>
            </w:r>
          </w:p>
        </w:tc>
      </w:tr>
      <w:tr w:rsidR="00D569F3" w14:paraId="0EE25E4A"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17FAEF0"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6703F5" w14:textId="3C6D9A1C" w:rsidR="00D569F3" w:rsidRPr="00375759" w:rsidRDefault="00D569F3" w:rsidP="00D569F3">
            <w:pPr>
              <w:spacing w:before="20" w:after="20"/>
            </w:pPr>
            <w:r w:rsidRPr="00375759">
              <w:rPr>
                <w:sz w:val="21"/>
                <w:szCs w:val="21"/>
              </w:rPr>
              <w:t>Haberes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0F8E85" w14:textId="53BDEA87" w:rsidR="00D569F3" w:rsidRPr="00375759" w:rsidRDefault="00D569F3" w:rsidP="00D569F3">
            <w:pPr>
              <w:spacing w:before="20" w:after="20"/>
            </w:pPr>
            <w:r w:rsidRPr="00375759">
              <w:rPr>
                <w:sz w:val="21"/>
                <w:szCs w:val="21"/>
              </w:rPr>
              <w:t>Omite conceptos remuneratorios.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DB46DA" w14:textId="37DB2C63" w:rsidR="00D569F3" w:rsidRPr="00375759" w:rsidRDefault="00D569F3" w:rsidP="00D569F3">
            <w:pPr>
              <w:spacing w:before="20" w:after="20"/>
            </w:pPr>
            <w:r w:rsidRPr="00375759">
              <w:rPr>
                <w:sz w:val="21"/>
                <w:szCs w:val="21"/>
              </w:rPr>
              <w:t>Incluye el salario y los conceptos que corresponden.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39FE6D" w14:textId="6E42A8A8" w:rsidR="00D569F3" w:rsidRPr="00375759" w:rsidRDefault="00D569F3" w:rsidP="00D569F3">
            <w:pPr>
              <w:spacing w:before="20" w:after="20"/>
            </w:pPr>
            <w:r w:rsidRPr="00375759">
              <w:rPr>
                <w:sz w:val="21"/>
                <w:szCs w:val="21"/>
              </w:rPr>
              <w:t>Distingue el salario básico del salario total.</w:t>
            </w:r>
          </w:p>
        </w:tc>
      </w:tr>
      <w:tr w:rsidR="00D569F3" w14:paraId="527F9074"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D47E353"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E8A198" w14:textId="0E4D14F1" w:rsidR="00D569F3" w:rsidRPr="00375759" w:rsidRDefault="00D569F3" w:rsidP="00D569F3">
            <w:pPr>
              <w:spacing w:before="20" w:after="20"/>
            </w:pPr>
            <w:r w:rsidRPr="00375759">
              <w:rPr>
                <w:sz w:val="21"/>
                <w:szCs w:val="21"/>
              </w:rPr>
              <w:t>Descuentos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C3823" w14:textId="3E292835" w:rsidR="00D569F3" w:rsidRPr="00375759" w:rsidRDefault="00D569F3" w:rsidP="00D569F3">
            <w:pPr>
              <w:spacing w:before="20" w:after="20"/>
            </w:pPr>
            <w:r w:rsidRPr="00375759">
              <w:rPr>
                <w:sz w:val="21"/>
                <w:szCs w:val="21"/>
              </w:rPr>
              <w:t>Aplica mal los aportes.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524A1E" w14:textId="4BF85E1B" w:rsidR="00D569F3" w:rsidRPr="00375759" w:rsidRDefault="00D569F3" w:rsidP="00D569F3">
            <w:pPr>
              <w:spacing w:before="20" w:after="20"/>
            </w:pPr>
            <w:r w:rsidRPr="00375759">
              <w:rPr>
                <w:sz w:val="21"/>
                <w:szCs w:val="21"/>
              </w:rPr>
              <w:t>Aplica los aportes de ley.</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22B9A" w14:textId="123F1E62" w:rsidR="00D569F3" w:rsidRPr="00375759" w:rsidRDefault="00D569F3" w:rsidP="00D569F3">
            <w:pPr>
              <w:spacing w:before="20" w:after="20"/>
            </w:pPr>
            <w:r w:rsidRPr="00375759">
              <w:rPr>
                <w:sz w:val="21"/>
                <w:szCs w:val="21"/>
              </w:rPr>
              <w:t>Verifica los descuentos con la norma vigente.</w:t>
            </w:r>
          </w:p>
        </w:tc>
      </w:tr>
      <w:tr w:rsidR="00D569F3" w14:paraId="7A81DBE0"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02D5A65C"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5BC055" w14:textId="1A7D50A6" w:rsidR="00D569F3" w:rsidRPr="00375759" w:rsidRDefault="00D569F3" w:rsidP="00D569F3">
            <w:pPr>
              <w:spacing w:before="20" w:after="20"/>
            </w:pPr>
            <w:r w:rsidRPr="00375759">
              <w:rPr>
                <w:sz w:val="21"/>
                <w:szCs w:val="21"/>
              </w:rPr>
              <w:t>Confidencialidad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E5D77" w14:textId="548BA8E0" w:rsidR="00D569F3" w:rsidRPr="00375759" w:rsidRDefault="00D569F3" w:rsidP="00D569F3">
            <w:pPr>
              <w:spacing w:before="20" w:after="20"/>
            </w:pPr>
            <w:r w:rsidRPr="00375759">
              <w:rPr>
                <w:sz w:val="21"/>
                <w:szCs w:val="21"/>
              </w:rPr>
              <w:t>Expone datos personales.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846DE1" w14:textId="0CDA788A" w:rsidR="00D569F3" w:rsidRPr="00375759" w:rsidRDefault="00D569F3" w:rsidP="00D569F3">
            <w:pPr>
              <w:spacing w:before="20" w:after="20"/>
            </w:pPr>
            <w:r w:rsidRPr="00375759">
              <w:rPr>
                <w:sz w:val="21"/>
                <w:szCs w:val="21"/>
              </w:rPr>
              <w:t>Resguarda los datos del trabajador.</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782DCE" w14:textId="344EED79" w:rsidR="00D569F3" w:rsidRPr="00375759" w:rsidRDefault="00D569F3" w:rsidP="00D569F3">
            <w:pPr>
              <w:spacing w:before="20" w:after="20"/>
            </w:pPr>
            <w:r w:rsidRPr="00375759">
              <w:rPr>
                <w:sz w:val="21"/>
                <w:szCs w:val="21"/>
              </w:rPr>
              <w:t>Propone controles de acceso a la planilla.</w:t>
            </w:r>
          </w:p>
        </w:tc>
      </w:tr>
      <w:tr w:rsidR="00D569F3" w14:paraId="7D010028"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62DD0860"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734BF" w14:textId="52F8FC4B" w:rsidR="00D569F3" w:rsidRPr="00375759" w:rsidRDefault="00D569F3" w:rsidP="00D569F3">
            <w:pPr>
              <w:spacing w:before="20" w:after="20"/>
              <w:jc w:val="center"/>
            </w:pPr>
            <w:r w:rsidRPr="00375759">
              <w:rPr>
                <w:b/>
                <w:bCs/>
                <w:i/>
                <w:iCs/>
                <w:sz w:val="21"/>
                <w:szCs w:val="21"/>
              </w:rPr>
              <w:t xml:space="preserve">Producto 12: </w:t>
            </w:r>
            <w:r w:rsidRPr="00375759">
              <w:rPr>
                <w:sz w:val="21"/>
                <w:szCs w:val="21"/>
              </w:rPr>
              <w:t>Cuadro de conceptos remunerables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CF767A" w14:textId="34F3B212" w:rsidR="00D569F3" w:rsidRPr="00375759" w:rsidRDefault="00D569F3" w:rsidP="00D569F3">
            <w:pPr>
              <w:spacing w:before="20" w:after="20"/>
              <w:jc w:val="center"/>
            </w:pPr>
            <w:r w:rsidRPr="00375759">
              <w:rPr>
                <w:b/>
                <w:bCs/>
                <w:i/>
                <w:iCs/>
                <w:sz w:val="21"/>
                <w:szCs w:val="21"/>
              </w:rPr>
              <w:t>6%</w:t>
            </w:r>
          </w:p>
        </w:tc>
      </w:tr>
      <w:tr w:rsidR="00D569F3" w14:paraId="725A5C3F"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2A6FF691"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52F211" w14:textId="04033ACE"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D4467" w14:textId="0AF39149"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5EF2D" w14:textId="3D194395"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4536F6" w14:textId="0D428F76" w:rsidR="00D569F3" w:rsidRPr="00375759" w:rsidRDefault="00D569F3" w:rsidP="00D569F3">
            <w:pPr>
              <w:spacing w:before="20" w:after="20"/>
              <w:jc w:val="center"/>
            </w:pPr>
            <w:r w:rsidRPr="00375759">
              <w:rPr>
                <w:b/>
                <w:bCs/>
                <w:i/>
                <w:iCs/>
                <w:sz w:val="21"/>
                <w:szCs w:val="21"/>
              </w:rPr>
              <w:t>Destacado (81–100)</w:t>
            </w:r>
          </w:p>
        </w:tc>
      </w:tr>
      <w:tr w:rsidR="00D569F3" w14:paraId="6E07F8F0"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0F91D7C6"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F7635" w14:textId="4D865DA9" w:rsidR="00D569F3" w:rsidRPr="00375759" w:rsidRDefault="00D569F3" w:rsidP="00D569F3">
            <w:pPr>
              <w:spacing w:before="20" w:after="20"/>
            </w:pPr>
            <w:r w:rsidRPr="00375759">
              <w:rPr>
                <w:sz w:val="21"/>
                <w:szCs w:val="21"/>
              </w:rPr>
              <w:t>Bono de antigüedad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36C0B3" w14:textId="36C3F449" w:rsidR="00D569F3" w:rsidRPr="00375759" w:rsidRDefault="00D569F3" w:rsidP="00D569F3">
            <w:pPr>
              <w:spacing w:before="20" w:after="20"/>
            </w:pPr>
            <w:r w:rsidRPr="00375759">
              <w:rPr>
                <w:sz w:val="21"/>
                <w:szCs w:val="21"/>
              </w:rPr>
              <w:t>Aplica mal la escala.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8B46A6" w14:textId="167F70D6" w:rsidR="00D569F3" w:rsidRPr="00375759" w:rsidRDefault="00D569F3" w:rsidP="00D569F3">
            <w:pPr>
              <w:spacing w:before="20" w:after="20"/>
            </w:pPr>
            <w:r w:rsidRPr="00375759">
              <w:rPr>
                <w:sz w:val="21"/>
                <w:szCs w:val="21"/>
              </w:rPr>
              <w:t>Aplica la escala de antigüedad.</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25448" w14:textId="32186CD4" w:rsidR="00D569F3" w:rsidRPr="00375759" w:rsidRDefault="00D569F3" w:rsidP="00D569F3">
            <w:pPr>
              <w:spacing w:before="20" w:after="20"/>
            </w:pPr>
            <w:r w:rsidRPr="00375759">
              <w:rPr>
                <w:sz w:val="21"/>
                <w:szCs w:val="21"/>
              </w:rPr>
              <w:t>Explica la base de cálculo.</w:t>
            </w:r>
          </w:p>
        </w:tc>
      </w:tr>
      <w:tr w:rsidR="00D569F3" w14:paraId="17B1BF27"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42E60486"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4873C1" w14:textId="6E13C57F" w:rsidR="00D569F3" w:rsidRPr="00375759" w:rsidRDefault="00D569F3" w:rsidP="00D569F3">
            <w:pPr>
              <w:spacing w:before="20" w:after="20"/>
            </w:pPr>
            <w:r w:rsidRPr="00375759">
              <w:rPr>
                <w:sz w:val="21"/>
                <w:szCs w:val="21"/>
              </w:rPr>
              <w:t>Otros conceptos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8D7C3F" w14:textId="078C9A18" w:rsidR="00D569F3" w:rsidRPr="00375759" w:rsidRDefault="00D569F3" w:rsidP="00D569F3">
            <w:pPr>
              <w:spacing w:before="20" w:after="20"/>
            </w:pPr>
            <w:r w:rsidRPr="00375759">
              <w:rPr>
                <w:sz w:val="21"/>
                <w:szCs w:val="21"/>
              </w:rPr>
              <w:t>Omite conceptos.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E43B26" w14:textId="38002F0F" w:rsidR="00D569F3" w:rsidRPr="00375759" w:rsidRDefault="00D569F3" w:rsidP="00D569F3">
            <w:pPr>
              <w:spacing w:before="20" w:after="20"/>
            </w:pPr>
            <w:r w:rsidRPr="00375759">
              <w:rPr>
                <w:sz w:val="21"/>
                <w:szCs w:val="21"/>
              </w:rPr>
              <w:t>Determina la prima, el bono de producción y el subsidio de frontera.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BE1ED6" w14:textId="7A1A2FF5" w:rsidR="00D569F3" w:rsidRPr="00375759" w:rsidRDefault="00D569F3" w:rsidP="00D569F3">
            <w:pPr>
              <w:spacing w:before="20" w:after="20"/>
            </w:pPr>
            <w:r w:rsidRPr="00375759">
              <w:rPr>
                <w:sz w:val="21"/>
                <w:szCs w:val="21"/>
              </w:rPr>
              <w:t>Señala los requisitos de cada concepto.</w:t>
            </w:r>
          </w:p>
        </w:tc>
      </w:tr>
      <w:tr w:rsidR="00D569F3" w14:paraId="4EF1E9CD"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8FEF29E"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E5AC3" w14:textId="59AEBE37" w:rsidR="00D569F3" w:rsidRPr="00375759" w:rsidRDefault="00D569F3" w:rsidP="00D569F3">
            <w:pPr>
              <w:spacing w:before="20" w:after="20"/>
            </w:pPr>
            <w:r w:rsidRPr="00375759">
              <w:rPr>
                <w:sz w:val="21"/>
                <w:szCs w:val="21"/>
              </w:rPr>
              <w:t>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CA9A1" w14:textId="1FC439B2" w:rsidR="00D569F3" w:rsidRPr="00375759" w:rsidRDefault="00D569F3" w:rsidP="00D569F3">
            <w:pPr>
              <w:spacing w:before="20" w:after="20"/>
            </w:pPr>
            <w:r w:rsidRPr="00375759">
              <w:rPr>
                <w:sz w:val="21"/>
                <w:szCs w:val="21"/>
              </w:rPr>
              <w:t>El cuadro es confuso.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646792" w14:textId="45E622DA" w:rsidR="00D569F3" w:rsidRPr="00375759" w:rsidRDefault="00D569F3" w:rsidP="00D569F3">
            <w:pPr>
              <w:spacing w:before="20" w:after="20"/>
            </w:pPr>
            <w:r w:rsidRPr="00375759">
              <w:rPr>
                <w:sz w:val="21"/>
                <w:szCs w:val="21"/>
              </w:rPr>
              <w:t>El cuadro es claro.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E61CF7" w14:textId="28D3E016" w:rsidR="00D569F3" w:rsidRPr="00375759" w:rsidRDefault="00D569F3" w:rsidP="00D569F3">
            <w:pPr>
              <w:spacing w:before="20" w:after="20"/>
            </w:pPr>
            <w:r w:rsidRPr="00375759">
              <w:rPr>
                <w:sz w:val="21"/>
                <w:szCs w:val="21"/>
              </w:rPr>
              <w:t>El cuadro es ordenado y verificable.</w:t>
            </w:r>
          </w:p>
        </w:tc>
      </w:tr>
      <w:tr w:rsidR="00D569F3" w14:paraId="26A32871"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1A32E8C"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D78DD" w14:textId="63486C21" w:rsidR="00D569F3" w:rsidRPr="00375759" w:rsidRDefault="00D569F3" w:rsidP="00D569F3">
            <w:pPr>
              <w:spacing w:before="20" w:after="20"/>
              <w:jc w:val="center"/>
            </w:pPr>
            <w:r w:rsidRPr="00375759">
              <w:rPr>
                <w:b/>
                <w:bCs/>
                <w:i/>
                <w:iCs/>
                <w:sz w:val="21"/>
                <w:szCs w:val="21"/>
              </w:rPr>
              <w:t xml:space="preserve">Producto 13: </w:t>
            </w:r>
            <w:r w:rsidRPr="00375759">
              <w:rPr>
                <w:sz w:val="21"/>
                <w:szCs w:val="21"/>
              </w:rPr>
              <w:t>Informe de las causales motivantes del despido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2A57B" w14:textId="6C691A68" w:rsidR="00D569F3" w:rsidRPr="00375759" w:rsidRDefault="00D569F3" w:rsidP="00D569F3">
            <w:pPr>
              <w:spacing w:before="20" w:after="20"/>
              <w:jc w:val="center"/>
            </w:pPr>
            <w:r w:rsidRPr="00375759">
              <w:rPr>
                <w:b/>
                <w:bCs/>
                <w:i/>
                <w:iCs/>
                <w:sz w:val="21"/>
                <w:szCs w:val="21"/>
              </w:rPr>
              <w:t>7%</w:t>
            </w:r>
          </w:p>
        </w:tc>
      </w:tr>
      <w:tr w:rsidR="00D569F3" w14:paraId="1CA3631E"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5C5338D6"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B85603" w14:textId="1727019E"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C89CFC" w14:textId="4E75CB5C"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3B5EF6" w14:textId="180774C5"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70765" w14:textId="71177611" w:rsidR="00D569F3" w:rsidRPr="00375759" w:rsidRDefault="00D569F3" w:rsidP="00D569F3">
            <w:pPr>
              <w:spacing w:before="20" w:after="20"/>
              <w:jc w:val="center"/>
            </w:pPr>
            <w:r w:rsidRPr="00375759">
              <w:rPr>
                <w:b/>
                <w:bCs/>
                <w:i/>
                <w:iCs/>
                <w:sz w:val="21"/>
                <w:szCs w:val="21"/>
              </w:rPr>
              <w:t>Destacado (81–100)</w:t>
            </w:r>
          </w:p>
        </w:tc>
      </w:tr>
      <w:tr w:rsidR="00D569F3" w14:paraId="762FD954"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431E3CEE"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1457CA" w14:textId="2C19557A" w:rsidR="00D569F3" w:rsidRPr="00375759" w:rsidRDefault="00D569F3" w:rsidP="00D569F3">
            <w:pPr>
              <w:spacing w:before="20" w:after="20"/>
            </w:pPr>
            <w:r w:rsidRPr="00375759">
              <w:rPr>
                <w:sz w:val="21"/>
                <w:szCs w:val="21"/>
              </w:rPr>
              <w:t>Causal</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78DEB5" w14:textId="62F0E0FD" w:rsidR="00D569F3" w:rsidRPr="00375759" w:rsidRDefault="00D569F3" w:rsidP="00D569F3">
            <w:pPr>
              <w:spacing w:before="20" w:after="20"/>
            </w:pPr>
            <w:r w:rsidRPr="00375759">
              <w:rPr>
                <w:sz w:val="21"/>
                <w:szCs w:val="21"/>
              </w:rPr>
              <w:t>No identifica la causal.</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04CF66" w14:textId="4DF4488A" w:rsidR="00D569F3" w:rsidRPr="00375759" w:rsidRDefault="00D569F3" w:rsidP="00D569F3">
            <w:pPr>
              <w:spacing w:before="20" w:after="20"/>
            </w:pPr>
            <w:r w:rsidRPr="00375759">
              <w:rPr>
                <w:sz w:val="21"/>
                <w:szCs w:val="21"/>
              </w:rPr>
              <w:t>Identifica la causal y su fundamento legal.</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54975" w14:textId="2F8FAEED" w:rsidR="00D569F3" w:rsidRPr="00375759" w:rsidRDefault="00D569F3" w:rsidP="00D569F3">
            <w:pPr>
              <w:spacing w:before="20" w:after="20"/>
            </w:pPr>
            <w:r w:rsidRPr="00375759">
              <w:rPr>
                <w:sz w:val="21"/>
                <w:szCs w:val="21"/>
              </w:rPr>
              <w:t>Considera el despido indirecto y el acoso laboral.</w:t>
            </w:r>
          </w:p>
        </w:tc>
      </w:tr>
      <w:tr w:rsidR="00D569F3" w14:paraId="11AB7A33"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24B164D4"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75CF7D" w14:textId="363676F1" w:rsidR="00D569F3" w:rsidRPr="00375759" w:rsidRDefault="00D569F3" w:rsidP="00D569F3">
            <w:pPr>
              <w:spacing w:before="20" w:after="20"/>
            </w:pPr>
            <w:r w:rsidRPr="00375759">
              <w:rPr>
                <w:sz w:val="21"/>
                <w:szCs w:val="21"/>
              </w:rPr>
              <w:t>Efectos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5CA45" w14:textId="627DC1E8" w:rsidR="00D569F3" w:rsidRPr="00375759" w:rsidRDefault="00D569F3" w:rsidP="00D569F3">
            <w:pPr>
              <w:spacing w:before="20" w:after="20"/>
            </w:pPr>
            <w:r w:rsidRPr="00375759">
              <w:rPr>
                <w:sz w:val="21"/>
                <w:szCs w:val="21"/>
              </w:rPr>
              <w:t>Omite los efectos jurídicos.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DAD6E" w14:textId="0D84D0A1" w:rsidR="00D569F3" w:rsidRPr="00375759" w:rsidRDefault="00D569F3" w:rsidP="00D569F3">
            <w:pPr>
              <w:spacing w:before="20" w:after="20"/>
            </w:pPr>
            <w:r w:rsidRPr="00375759">
              <w:rPr>
                <w:sz w:val="21"/>
                <w:szCs w:val="21"/>
              </w:rPr>
              <w:t>Determina los efectos jurídicos del despido.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033240" w14:textId="3B4460D1" w:rsidR="00D569F3" w:rsidRPr="00375759" w:rsidRDefault="00D569F3" w:rsidP="00D569F3">
            <w:pPr>
              <w:spacing w:before="20" w:after="20"/>
            </w:pPr>
            <w:r w:rsidRPr="00375759">
              <w:rPr>
                <w:sz w:val="21"/>
                <w:szCs w:val="21"/>
              </w:rPr>
              <w:t>Explica los derechos del trabajador afectado.</w:t>
            </w:r>
          </w:p>
        </w:tc>
      </w:tr>
      <w:tr w:rsidR="00D569F3" w14:paraId="183EA373"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7A7BABCC"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AB6EE" w14:textId="494311D5" w:rsidR="00D569F3" w:rsidRPr="00375759" w:rsidRDefault="00D569F3" w:rsidP="00D569F3">
            <w:pPr>
              <w:spacing w:before="20" w:after="20"/>
            </w:pPr>
            <w:r w:rsidRPr="00375759">
              <w:rPr>
                <w:sz w:val="21"/>
                <w:szCs w:val="21"/>
              </w:rPr>
              <w:t>Redacción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8B208" w14:textId="2D100567" w:rsidR="00D569F3" w:rsidRPr="00375759" w:rsidRDefault="00D569F3" w:rsidP="00D569F3">
            <w:pPr>
              <w:spacing w:before="20" w:after="20"/>
            </w:pPr>
            <w:r w:rsidRPr="00375759">
              <w:rPr>
                <w:sz w:val="21"/>
                <w:szCs w:val="21"/>
              </w:rPr>
              <w:t>El informe es confuso.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62DA8F" w14:textId="5AABFEE8" w:rsidR="00D569F3" w:rsidRPr="00375759" w:rsidRDefault="00D569F3" w:rsidP="00D569F3">
            <w:pPr>
              <w:spacing w:before="20" w:after="20"/>
            </w:pPr>
            <w:r w:rsidRPr="00375759">
              <w:rPr>
                <w:sz w:val="21"/>
                <w:szCs w:val="21"/>
              </w:rPr>
              <w:t>El informe es claro.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79151" w14:textId="135EF6DB" w:rsidR="00D569F3" w:rsidRPr="00375759" w:rsidRDefault="00D569F3" w:rsidP="00D569F3">
            <w:pPr>
              <w:spacing w:before="20" w:after="20"/>
            </w:pPr>
            <w:r w:rsidRPr="00375759">
              <w:rPr>
                <w:sz w:val="21"/>
                <w:szCs w:val="21"/>
              </w:rPr>
              <w:t>El informe es preciso y ordenado.</w:t>
            </w:r>
          </w:p>
        </w:tc>
      </w:tr>
      <w:tr w:rsidR="00D569F3" w14:paraId="11521DA3"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6113025"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70CC37" w14:textId="3D30EA9A" w:rsidR="00D569F3" w:rsidRPr="00375759" w:rsidRDefault="00D569F3" w:rsidP="00D569F3">
            <w:pPr>
              <w:spacing w:before="20" w:after="20"/>
              <w:jc w:val="center"/>
            </w:pPr>
            <w:r w:rsidRPr="00375759">
              <w:rPr>
                <w:b/>
                <w:bCs/>
                <w:i/>
                <w:iCs/>
                <w:sz w:val="21"/>
                <w:szCs w:val="21"/>
              </w:rPr>
              <w:t xml:space="preserve">Producto 14: </w:t>
            </w:r>
            <w:r w:rsidRPr="00375759">
              <w:rPr>
                <w:sz w:val="21"/>
                <w:szCs w:val="21"/>
              </w:rPr>
              <w:t>Cuadro de causas de extinción</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572C7B" w14:textId="18A4F4E2" w:rsidR="00D569F3" w:rsidRPr="00375759" w:rsidRDefault="00D569F3" w:rsidP="00D569F3">
            <w:pPr>
              <w:spacing w:before="20" w:after="20"/>
              <w:jc w:val="center"/>
            </w:pPr>
            <w:r w:rsidRPr="00375759">
              <w:rPr>
                <w:b/>
                <w:bCs/>
                <w:i/>
                <w:iCs/>
                <w:sz w:val="21"/>
                <w:szCs w:val="21"/>
              </w:rPr>
              <w:t>6%</w:t>
            </w:r>
          </w:p>
        </w:tc>
      </w:tr>
      <w:tr w:rsidR="00D569F3" w14:paraId="0F15092C"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647BD79"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3C9AD4" w14:textId="0B533AE7"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0CA8FC" w14:textId="13075742"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BB8996" w14:textId="1BAB4051"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A289E" w14:textId="13CF25E4" w:rsidR="00D569F3" w:rsidRPr="00375759" w:rsidRDefault="00D569F3" w:rsidP="00D569F3">
            <w:pPr>
              <w:spacing w:before="20" w:after="20"/>
              <w:jc w:val="center"/>
            </w:pPr>
            <w:r w:rsidRPr="00375759">
              <w:rPr>
                <w:b/>
                <w:bCs/>
                <w:i/>
                <w:iCs/>
                <w:sz w:val="21"/>
                <w:szCs w:val="21"/>
              </w:rPr>
              <w:t>Destacado (81–100)</w:t>
            </w:r>
          </w:p>
        </w:tc>
      </w:tr>
      <w:tr w:rsidR="00D569F3" w14:paraId="566348B1"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50D934F"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D90B9F" w14:textId="0CED53BA" w:rsidR="00D569F3" w:rsidRPr="00375759" w:rsidRDefault="00D569F3" w:rsidP="00D569F3">
            <w:pPr>
              <w:spacing w:before="20" w:after="20"/>
            </w:pPr>
            <w:r w:rsidRPr="00375759">
              <w:rPr>
                <w:sz w:val="21"/>
                <w:szCs w:val="21"/>
              </w:rPr>
              <w:t>Causas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9FCF5D" w14:textId="07B1CD62" w:rsidR="00D569F3" w:rsidRPr="00375759" w:rsidRDefault="00D569F3" w:rsidP="00D569F3">
            <w:pPr>
              <w:spacing w:before="20" w:after="20"/>
            </w:pPr>
            <w:r w:rsidRPr="00375759">
              <w:rPr>
                <w:sz w:val="21"/>
                <w:szCs w:val="21"/>
              </w:rPr>
              <w:t>Omite causas de extinción.</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E3259D" w14:textId="4B20CEAA" w:rsidR="00D569F3" w:rsidRPr="00375759" w:rsidRDefault="00D569F3" w:rsidP="00D569F3">
            <w:pPr>
              <w:spacing w:before="20" w:after="20"/>
            </w:pPr>
            <w:r w:rsidRPr="00375759">
              <w:rPr>
                <w:sz w:val="21"/>
                <w:szCs w:val="21"/>
              </w:rPr>
              <w:t>Clasifica las causas según su origen.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26B10E" w14:textId="44A53416" w:rsidR="00D569F3" w:rsidRPr="00375759" w:rsidRDefault="00D569F3" w:rsidP="00D569F3">
            <w:pPr>
              <w:spacing w:before="20" w:after="20"/>
            </w:pPr>
            <w:r w:rsidRPr="00375759">
              <w:rPr>
                <w:sz w:val="21"/>
                <w:szCs w:val="21"/>
              </w:rPr>
              <w:t>Distingue la suspensión de la extinción.</w:t>
            </w:r>
          </w:p>
        </w:tc>
      </w:tr>
      <w:tr w:rsidR="00D569F3" w14:paraId="1211A877"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9E889A4"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51C2A" w14:textId="10CC1227" w:rsidR="00D569F3" w:rsidRPr="00375759" w:rsidRDefault="00D569F3" w:rsidP="00D569F3">
            <w:pPr>
              <w:spacing w:before="20" w:after="20"/>
            </w:pPr>
            <w:r w:rsidRPr="00375759">
              <w:rPr>
                <w:sz w:val="21"/>
                <w:szCs w:val="21"/>
              </w:rPr>
              <w:t>Efectos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464AF4" w14:textId="7FE113B1" w:rsidR="00D569F3" w:rsidRPr="00375759" w:rsidRDefault="00D569F3" w:rsidP="00D569F3">
            <w:pPr>
              <w:spacing w:before="20" w:after="20"/>
            </w:pPr>
            <w:r w:rsidRPr="00375759">
              <w:rPr>
                <w:sz w:val="21"/>
                <w:szCs w:val="21"/>
              </w:rPr>
              <w:t>No asocia efectos.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6485C" w14:textId="78BD6FF9" w:rsidR="00D569F3" w:rsidRPr="00375759" w:rsidRDefault="00D569F3" w:rsidP="00D569F3">
            <w:pPr>
              <w:spacing w:before="20" w:after="20"/>
            </w:pPr>
            <w:r w:rsidRPr="00375759">
              <w:rPr>
                <w:sz w:val="21"/>
                <w:szCs w:val="21"/>
              </w:rPr>
              <w:t>Asocia a cada causa sus efectos.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2C377" w14:textId="167D9B45" w:rsidR="00D569F3" w:rsidRPr="00375759" w:rsidRDefault="00D569F3" w:rsidP="00D569F3">
            <w:pPr>
              <w:spacing w:before="20" w:after="20"/>
            </w:pPr>
            <w:r w:rsidRPr="00375759">
              <w:rPr>
                <w:sz w:val="21"/>
                <w:szCs w:val="21"/>
              </w:rPr>
              <w:t>Ejemplifica cada efecto.</w:t>
            </w:r>
          </w:p>
        </w:tc>
      </w:tr>
      <w:tr w:rsidR="00D569F3" w14:paraId="5A0646E6"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4A7896DA"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3FF6D3" w14:textId="6BBA6AA0" w:rsidR="00D569F3" w:rsidRPr="00375759" w:rsidRDefault="00D569F3" w:rsidP="00D569F3">
            <w:pPr>
              <w:spacing w:before="20" w:after="20"/>
            </w:pPr>
            <w:r w:rsidRPr="00375759">
              <w:rPr>
                <w:sz w:val="21"/>
                <w:szCs w:val="21"/>
              </w:rPr>
              <w:t>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ECB706" w14:textId="69995DAE" w:rsidR="00D569F3" w:rsidRPr="00375759" w:rsidRDefault="00D569F3" w:rsidP="00D569F3">
            <w:pPr>
              <w:spacing w:before="20" w:after="20"/>
            </w:pPr>
            <w:r w:rsidRPr="00375759">
              <w:rPr>
                <w:sz w:val="21"/>
                <w:szCs w:val="21"/>
              </w:rPr>
              <w:t>El cuadro es confuso.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3627C3" w14:textId="3BABC93B" w:rsidR="00D569F3" w:rsidRPr="00375759" w:rsidRDefault="00D569F3" w:rsidP="00D569F3">
            <w:pPr>
              <w:spacing w:before="20" w:after="20"/>
            </w:pPr>
            <w:r w:rsidRPr="00375759">
              <w:rPr>
                <w:sz w:val="21"/>
                <w:szCs w:val="21"/>
              </w:rPr>
              <w:t>El cuadro es claro.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A041B9" w14:textId="4853C149" w:rsidR="00D569F3" w:rsidRPr="00375759" w:rsidRDefault="00D569F3" w:rsidP="00D569F3">
            <w:pPr>
              <w:spacing w:before="20" w:after="20"/>
            </w:pPr>
            <w:r w:rsidRPr="00375759">
              <w:rPr>
                <w:sz w:val="21"/>
                <w:szCs w:val="21"/>
              </w:rPr>
              <w:t>El cuadro es ordenado y verificable.</w:t>
            </w:r>
          </w:p>
        </w:tc>
      </w:tr>
      <w:tr w:rsidR="00D569F3" w14:paraId="29D6F40A"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DDAC696"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014AF4" w14:textId="502AFA17" w:rsidR="00D569F3" w:rsidRPr="00375759" w:rsidRDefault="00D569F3" w:rsidP="00D569F3">
            <w:pPr>
              <w:spacing w:before="20" w:after="20"/>
              <w:jc w:val="center"/>
            </w:pPr>
            <w:r w:rsidRPr="00375759">
              <w:rPr>
                <w:b/>
                <w:bCs/>
                <w:i/>
                <w:iCs/>
                <w:sz w:val="21"/>
                <w:szCs w:val="21"/>
              </w:rPr>
              <w:t xml:space="preserve">Producto 15: </w:t>
            </w:r>
            <w:r w:rsidRPr="00375759">
              <w:rPr>
                <w:sz w:val="21"/>
                <w:szCs w:val="21"/>
              </w:rPr>
              <w:t>Finiquito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A519AF" w14:textId="1BC925C4" w:rsidR="00D569F3" w:rsidRPr="00375759" w:rsidRDefault="00D569F3" w:rsidP="00D569F3">
            <w:pPr>
              <w:spacing w:before="20" w:after="20"/>
              <w:jc w:val="center"/>
            </w:pPr>
            <w:r w:rsidRPr="00375759">
              <w:rPr>
                <w:b/>
                <w:bCs/>
                <w:i/>
                <w:iCs/>
                <w:sz w:val="21"/>
                <w:szCs w:val="21"/>
              </w:rPr>
              <w:t>6%</w:t>
            </w:r>
          </w:p>
        </w:tc>
      </w:tr>
      <w:tr w:rsidR="00D569F3" w14:paraId="78156EB4"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65CF694"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6C6887" w14:textId="0EBA88C7"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F2D7F1" w14:textId="251DF317"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52E44E" w14:textId="0903870F"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0D8789" w14:textId="67610BC9" w:rsidR="00D569F3" w:rsidRPr="00375759" w:rsidRDefault="00D569F3" w:rsidP="00D569F3">
            <w:pPr>
              <w:spacing w:before="20" w:after="20"/>
              <w:jc w:val="center"/>
            </w:pPr>
            <w:r w:rsidRPr="00375759">
              <w:rPr>
                <w:b/>
                <w:bCs/>
                <w:i/>
                <w:iCs/>
                <w:sz w:val="21"/>
                <w:szCs w:val="21"/>
              </w:rPr>
              <w:t>Destacado (81–100)</w:t>
            </w:r>
          </w:p>
        </w:tc>
      </w:tr>
      <w:tr w:rsidR="00D569F3" w14:paraId="017A67CF"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6944EAB8"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ED944D" w14:textId="110E06D9" w:rsidR="00D569F3" w:rsidRPr="00375759" w:rsidRDefault="00D569F3" w:rsidP="00D569F3">
            <w:pPr>
              <w:spacing w:before="20" w:after="20"/>
            </w:pPr>
            <w:r w:rsidRPr="00375759">
              <w:rPr>
                <w:sz w:val="21"/>
                <w:szCs w:val="21"/>
              </w:rPr>
              <w:t>Tiempo de servicios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5F0054" w14:textId="62296ABA" w:rsidR="00D569F3" w:rsidRPr="00375759" w:rsidRDefault="00D569F3" w:rsidP="00D569F3">
            <w:pPr>
              <w:spacing w:before="20" w:after="20"/>
            </w:pPr>
            <w:r w:rsidRPr="00375759">
              <w:rPr>
                <w:sz w:val="21"/>
                <w:szCs w:val="21"/>
              </w:rPr>
              <w:t>Calcula mal el tiempo de servicios.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9C4C65" w14:textId="69F04EBD" w:rsidR="00D569F3" w:rsidRPr="00375759" w:rsidRDefault="00D569F3" w:rsidP="00D569F3">
            <w:pPr>
              <w:spacing w:before="20" w:after="20"/>
            </w:pPr>
            <w:r w:rsidRPr="00375759">
              <w:rPr>
                <w:sz w:val="21"/>
                <w:szCs w:val="21"/>
              </w:rPr>
              <w:t>Calcula el tiempo de servicios.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2B62CF" w14:textId="43099B73" w:rsidR="00D569F3" w:rsidRPr="00375759" w:rsidRDefault="00D569F3" w:rsidP="00D569F3">
            <w:pPr>
              <w:spacing w:before="20" w:after="20"/>
            </w:pPr>
            <w:r w:rsidRPr="00375759">
              <w:rPr>
                <w:sz w:val="21"/>
                <w:szCs w:val="21"/>
              </w:rPr>
              <w:t>Considera los quinquenios ya pagados.</w:t>
            </w:r>
          </w:p>
        </w:tc>
      </w:tr>
      <w:tr w:rsidR="00D569F3" w14:paraId="114A45B9"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4FED240D"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CD4DF" w14:textId="629D6F1B" w:rsidR="00D569F3" w:rsidRPr="00375759" w:rsidRDefault="00D569F3" w:rsidP="00D569F3">
            <w:pPr>
              <w:spacing w:before="20" w:after="20"/>
            </w:pPr>
            <w:r w:rsidRPr="00375759">
              <w:rPr>
                <w:sz w:val="21"/>
                <w:szCs w:val="21"/>
              </w:rPr>
              <w:t>Beneficios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CF659F" w14:textId="4CBC40F7" w:rsidR="00D569F3" w:rsidRPr="00375759" w:rsidRDefault="00D569F3" w:rsidP="00D569F3">
            <w:pPr>
              <w:spacing w:before="20" w:after="20"/>
            </w:pPr>
            <w:r w:rsidRPr="00375759">
              <w:rPr>
                <w:sz w:val="21"/>
                <w:szCs w:val="21"/>
              </w:rPr>
              <w:t>Omite beneficios.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A7335" w14:textId="6D151B9E" w:rsidR="00D569F3" w:rsidRPr="00375759" w:rsidRDefault="00D569F3" w:rsidP="00D569F3">
            <w:pPr>
              <w:spacing w:before="20" w:after="20"/>
            </w:pPr>
            <w:r w:rsidRPr="00375759">
              <w:rPr>
                <w:sz w:val="21"/>
                <w:szCs w:val="21"/>
              </w:rPr>
              <w:t>Liquida la indemnización, el desahucio y el aguinaldo.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A2880D" w14:textId="5DD17F12" w:rsidR="00D569F3" w:rsidRPr="00375759" w:rsidRDefault="00D569F3" w:rsidP="00D569F3">
            <w:pPr>
              <w:spacing w:before="20" w:after="20"/>
            </w:pPr>
            <w:r w:rsidRPr="00375759">
              <w:rPr>
                <w:sz w:val="21"/>
                <w:szCs w:val="21"/>
              </w:rPr>
              <w:t>Aplica la indexación cuando corresponde.</w:t>
            </w:r>
          </w:p>
        </w:tc>
      </w:tr>
      <w:tr w:rsidR="00D569F3" w14:paraId="4F270DAE"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69618C5E"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52DAE6" w14:textId="4904CD59" w:rsidR="00D569F3" w:rsidRPr="00375759" w:rsidRDefault="00D569F3" w:rsidP="00D569F3">
            <w:pPr>
              <w:spacing w:before="20" w:after="20"/>
            </w:pPr>
            <w:r w:rsidRPr="00375759">
              <w:rPr>
                <w:sz w:val="21"/>
                <w:szCs w:val="21"/>
              </w:rPr>
              <w:t>Exactitud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A480D9" w14:textId="5846BA2E" w:rsidR="00D569F3" w:rsidRPr="00375759" w:rsidRDefault="00D569F3" w:rsidP="00D569F3">
            <w:pPr>
              <w:spacing w:before="20" w:after="20"/>
            </w:pPr>
            <w:r w:rsidRPr="00375759">
              <w:rPr>
                <w:sz w:val="21"/>
                <w:szCs w:val="21"/>
              </w:rPr>
              <w:t>Los cálculos tienen errores.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EFCFC2" w14:textId="2C61514D" w:rsidR="00D569F3" w:rsidRPr="00375759" w:rsidRDefault="00D569F3" w:rsidP="00D569F3">
            <w:pPr>
              <w:spacing w:before="20" w:after="20"/>
            </w:pPr>
            <w:r w:rsidRPr="00375759">
              <w:rPr>
                <w:sz w:val="21"/>
                <w:szCs w:val="21"/>
              </w:rPr>
              <w:t>Los cálculos son correctos.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237E4" w14:textId="2C78C19A" w:rsidR="00D569F3" w:rsidRPr="00375759" w:rsidRDefault="00D569F3" w:rsidP="00D569F3">
            <w:pPr>
              <w:spacing w:before="20" w:after="20"/>
            </w:pPr>
            <w:r w:rsidRPr="00375759">
              <w:rPr>
                <w:sz w:val="21"/>
                <w:szCs w:val="21"/>
              </w:rPr>
              <w:t>Los cálculos están verificados.</w:t>
            </w:r>
          </w:p>
        </w:tc>
      </w:tr>
      <w:tr w:rsidR="00D569F3" w14:paraId="1A662862"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28449C9C"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38E2B0" w14:textId="2FA8077D" w:rsidR="00D569F3" w:rsidRPr="00375759" w:rsidRDefault="00D569F3" w:rsidP="00D569F3">
            <w:pPr>
              <w:spacing w:before="20" w:after="20"/>
              <w:jc w:val="center"/>
            </w:pPr>
            <w:r w:rsidRPr="00375759">
              <w:rPr>
                <w:b/>
                <w:bCs/>
                <w:i/>
                <w:iCs/>
                <w:sz w:val="21"/>
                <w:szCs w:val="21"/>
              </w:rPr>
              <w:t xml:space="preserve">Producto 16: </w:t>
            </w:r>
            <w:r w:rsidRPr="00375759">
              <w:rPr>
                <w:sz w:val="21"/>
                <w:szCs w:val="21"/>
              </w:rPr>
              <w:t>Planilla de previsión de beneficios sociales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5D67DD" w14:textId="5C341861" w:rsidR="00D569F3" w:rsidRPr="00375759" w:rsidRDefault="00D569F3" w:rsidP="00D569F3">
            <w:pPr>
              <w:spacing w:before="20" w:after="20"/>
              <w:jc w:val="center"/>
            </w:pPr>
            <w:r w:rsidRPr="00375759">
              <w:rPr>
                <w:b/>
                <w:bCs/>
                <w:i/>
                <w:iCs/>
                <w:sz w:val="21"/>
                <w:szCs w:val="21"/>
              </w:rPr>
              <w:t>6%</w:t>
            </w:r>
          </w:p>
        </w:tc>
      </w:tr>
      <w:tr w:rsidR="00D569F3" w14:paraId="583CA255"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5C27F9B0"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A2C517" w14:textId="55983680"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FBB79" w14:textId="4B6FB09B"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81309" w14:textId="16D6F790"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F0055" w14:textId="4FE40D34" w:rsidR="00D569F3" w:rsidRPr="00375759" w:rsidRDefault="00D569F3" w:rsidP="00D569F3">
            <w:pPr>
              <w:spacing w:before="20" w:after="20"/>
              <w:jc w:val="center"/>
            </w:pPr>
            <w:r w:rsidRPr="00375759">
              <w:rPr>
                <w:b/>
                <w:bCs/>
                <w:i/>
                <w:iCs/>
                <w:sz w:val="21"/>
                <w:szCs w:val="21"/>
              </w:rPr>
              <w:t>Destacado (81–100)</w:t>
            </w:r>
          </w:p>
        </w:tc>
      </w:tr>
      <w:tr w:rsidR="00D569F3" w14:paraId="775B9827"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292C6E79"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96D866" w14:textId="7ADB5F13" w:rsidR="00D569F3" w:rsidRPr="00375759" w:rsidRDefault="00D569F3" w:rsidP="00D569F3">
            <w:pPr>
              <w:spacing w:before="20" w:after="20"/>
            </w:pPr>
            <w:r w:rsidRPr="00375759">
              <w:rPr>
                <w:sz w:val="21"/>
                <w:szCs w:val="21"/>
              </w:rPr>
              <w:t>Cálculo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F87CA0" w14:textId="4CDB5E47" w:rsidR="00D569F3" w:rsidRPr="00375759" w:rsidRDefault="00D569F3" w:rsidP="00D569F3">
            <w:pPr>
              <w:spacing w:before="20" w:after="20"/>
            </w:pPr>
            <w:r w:rsidRPr="00375759">
              <w:rPr>
                <w:sz w:val="21"/>
                <w:szCs w:val="21"/>
              </w:rPr>
              <w:t>Calcula mal la previsión.</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D1C91D" w14:textId="16BCA5BC" w:rsidR="00D569F3" w:rsidRPr="00375759" w:rsidRDefault="00D569F3" w:rsidP="00D569F3">
            <w:pPr>
              <w:spacing w:before="20" w:after="20"/>
            </w:pPr>
            <w:r w:rsidRPr="00375759">
              <w:rPr>
                <w:sz w:val="21"/>
                <w:szCs w:val="21"/>
              </w:rPr>
              <w:t>Calcula la previsión de la indemnización y del aguinaldo.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1D1FDA" w14:textId="5E2ECBE7" w:rsidR="00D569F3" w:rsidRPr="00375759" w:rsidRDefault="00D569F3" w:rsidP="00D569F3">
            <w:pPr>
              <w:spacing w:before="20" w:after="20"/>
            </w:pPr>
            <w:r w:rsidRPr="00375759">
              <w:rPr>
                <w:sz w:val="21"/>
                <w:szCs w:val="21"/>
              </w:rPr>
              <w:t>Explica el efecto del quinquenio en la previsión.</w:t>
            </w:r>
          </w:p>
        </w:tc>
      </w:tr>
      <w:tr w:rsidR="00D569F3" w14:paraId="2C32F0E2"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0FE91116"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12CEA" w14:textId="44513602" w:rsidR="00D569F3" w:rsidRPr="00375759" w:rsidRDefault="00D569F3" w:rsidP="00D569F3">
            <w:pPr>
              <w:spacing w:before="20" w:after="20"/>
            </w:pPr>
            <w:r w:rsidRPr="00375759">
              <w:rPr>
                <w:sz w:val="21"/>
                <w:szCs w:val="21"/>
              </w:rPr>
              <w:t>Contingencias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65087E" w14:textId="7A91C370" w:rsidR="00D569F3" w:rsidRPr="00375759" w:rsidRDefault="00D569F3" w:rsidP="00D569F3">
            <w:pPr>
              <w:spacing w:before="20" w:after="20"/>
            </w:pPr>
            <w:r w:rsidRPr="00375759">
              <w:rPr>
                <w:sz w:val="21"/>
                <w:szCs w:val="21"/>
              </w:rPr>
              <w:t>No identifica contingencias.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038A70" w14:textId="4503A24A" w:rsidR="00D569F3" w:rsidRPr="00375759" w:rsidRDefault="00D569F3" w:rsidP="00D569F3">
            <w:pPr>
              <w:spacing w:before="20" w:after="20"/>
            </w:pPr>
            <w:r w:rsidRPr="00375759">
              <w:rPr>
                <w:sz w:val="21"/>
                <w:szCs w:val="21"/>
              </w:rPr>
              <w:t>Identifica las contingencias laborales.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E2BB2A" w14:textId="3775BB70" w:rsidR="00D569F3" w:rsidRPr="00375759" w:rsidRDefault="00D569F3" w:rsidP="00D569F3">
            <w:pPr>
              <w:spacing w:before="20" w:after="20"/>
            </w:pPr>
            <w:r w:rsidRPr="00375759">
              <w:rPr>
                <w:sz w:val="21"/>
                <w:szCs w:val="21"/>
              </w:rPr>
              <w:t>Explica el riesgo de incumplir los plazos de pago.</w:t>
            </w:r>
          </w:p>
        </w:tc>
      </w:tr>
      <w:tr w:rsidR="00D569F3" w14:paraId="62088617"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94FD18A"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2660E4" w14:textId="3AA48743" w:rsidR="00D569F3" w:rsidRPr="00375759" w:rsidRDefault="00D569F3" w:rsidP="00D569F3">
            <w:pPr>
              <w:spacing w:before="20" w:after="20"/>
            </w:pPr>
            <w:r w:rsidRPr="00375759">
              <w:rPr>
                <w:sz w:val="21"/>
                <w:szCs w:val="21"/>
              </w:rPr>
              <w:t>Exactitud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5FE8CA" w14:textId="54E5EB6E" w:rsidR="00D569F3" w:rsidRPr="00375759" w:rsidRDefault="00D569F3" w:rsidP="00D569F3">
            <w:pPr>
              <w:spacing w:before="20" w:after="20"/>
            </w:pPr>
            <w:r w:rsidRPr="00375759">
              <w:rPr>
                <w:sz w:val="21"/>
                <w:szCs w:val="21"/>
              </w:rPr>
              <w:t>Los cálculos tienen errores.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725EAD" w14:textId="1385CFDA" w:rsidR="00D569F3" w:rsidRPr="00375759" w:rsidRDefault="00D569F3" w:rsidP="00D569F3">
            <w:pPr>
              <w:spacing w:before="20" w:after="20"/>
            </w:pPr>
            <w:r w:rsidRPr="00375759">
              <w:rPr>
                <w:sz w:val="21"/>
                <w:szCs w:val="21"/>
              </w:rPr>
              <w:t>Los cálculos son correctos.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A7161F" w14:textId="0F839F76" w:rsidR="00D569F3" w:rsidRPr="00375759" w:rsidRDefault="00D569F3" w:rsidP="00D569F3">
            <w:pPr>
              <w:spacing w:before="20" w:after="20"/>
            </w:pPr>
            <w:r w:rsidRPr="00375759">
              <w:rPr>
                <w:sz w:val="21"/>
                <w:szCs w:val="21"/>
              </w:rPr>
              <w:t>Los cálculos están verificados.</w:t>
            </w:r>
          </w:p>
        </w:tc>
      </w:tr>
      <w:tr w:rsidR="00D569F3" w14:paraId="4F3FBB13"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7C0D1098"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429B2C" w14:textId="47892D5C" w:rsidR="00D569F3" w:rsidRPr="00375759" w:rsidRDefault="00D569F3" w:rsidP="00D569F3">
            <w:pPr>
              <w:spacing w:before="20" w:after="20"/>
              <w:jc w:val="center"/>
            </w:pPr>
            <w:r w:rsidRPr="00375759">
              <w:rPr>
                <w:b/>
                <w:bCs/>
                <w:i/>
                <w:iCs/>
                <w:sz w:val="21"/>
                <w:szCs w:val="21"/>
              </w:rPr>
              <w:t xml:space="preserve">Producto 17: </w:t>
            </w:r>
            <w:r w:rsidRPr="00375759">
              <w:rPr>
                <w:sz w:val="21"/>
                <w:szCs w:val="21"/>
              </w:rPr>
              <w:t>Informe de prestaciones a corto plazo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479584" w14:textId="749E04CD" w:rsidR="00D569F3" w:rsidRPr="00375759" w:rsidRDefault="00D569F3" w:rsidP="00D569F3">
            <w:pPr>
              <w:spacing w:before="20" w:after="20"/>
              <w:jc w:val="center"/>
            </w:pPr>
            <w:r w:rsidRPr="00375759">
              <w:rPr>
                <w:b/>
                <w:bCs/>
                <w:i/>
                <w:iCs/>
                <w:sz w:val="21"/>
                <w:szCs w:val="21"/>
              </w:rPr>
              <w:t>4%</w:t>
            </w:r>
          </w:p>
        </w:tc>
      </w:tr>
      <w:tr w:rsidR="00D569F3" w14:paraId="296FAE2A"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5AF8A4BD"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D4C287" w14:textId="6D2B1944"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375CAD" w14:textId="29753C04"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EB5C6D" w14:textId="118C381A"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457393" w14:textId="4B50FE55" w:rsidR="00D569F3" w:rsidRPr="00375759" w:rsidRDefault="00D569F3" w:rsidP="00D569F3">
            <w:pPr>
              <w:spacing w:before="20" w:after="20"/>
              <w:jc w:val="center"/>
            </w:pPr>
            <w:r w:rsidRPr="00375759">
              <w:rPr>
                <w:b/>
                <w:bCs/>
                <w:i/>
                <w:iCs/>
                <w:sz w:val="21"/>
                <w:szCs w:val="21"/>
              </w:rPr>
              <w:t>Destacado (81–100)</w:t>
            </w:r>
          </w:p>
        </w:tc>
      </w:tr>
      <w:tr w:rsidR="00D569F3" w14:paraId="3C0A2281"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C7939FB"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B218EB" w14:textId="7D39E841" w:rsidR="00D569F3" w:rsidRPr="00375759" w:rsidRDefault="00D569F3" w:rsidP="00D569F3">
            <w:pPr>
              <w:spacing w:before="20" w:after="20"/>
            </w:pPr>
            <w:r w:rsidRPr="00375759">
              <w:rPr>
                <w:sz w:val="21"/>
                <w:szCs w:val="21"/>
              </w:rPr>
              <w:t>Seguros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72B4D4" w14:textId="318FFC9A" w:rsidR="00D569F3" w:rsidRPr="00375759" w:rsidRDefault="00D569F3" w:rsidP="00D569F3">
            <w:pPr>
              <w:spacing w:before="20" w:after="20"/>
            </w:pPr>
            <w:r w:rsidRPr="00375759">
              <w:rPr>
                <w:sz w:val="21"/>
                <w:szCs w:val="21"/>
              </w:rPr>
              <w:t>Confunde los seguros.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901177" w14:textId="7BDA6480" w:rsidR="00D569F3" w:rsidRPr="00375759" w:rsidRDefault="00D569F3" w:rsidP="00D569F3">
            <w:pPr>
              <w:spacing w:before="20" w:after="20"/>
            </w:pPr>
            <w:r w:rsidRPr="00375759">
              <w:rPr>
                <w:sz w:val="21"/>
                <w:szCs w:val="21"/>
              </w:rPr>
              <w:t>Identifica el seguro que corresponde al caso.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AE403" w14:textId="044E8A6D" w:rsidR="00D569F3" w:rsidRPr="00375759" w:rsidRDefault="00D569F3" w:rsidP="00D569F3">
            <w:pPr>
              <w:spacing w:before="20" w:after="20"/>
            </w:pPr>
            <w:r w:rsidRPr="00375759">
              <w:rPr>
                <w:sz w:val="21"/>
                <w:szCs w:val="21"/>
              </w:rPr>
              <w:t>Explica el financiamiento de cada seguro.</w:t>
            </w:r>
          </w:p>
        </w:tc>
      </w:tr>
      <w:tr w:rsidR="00D569F3" w14:paraId="1FEB62BC"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6BDA796A"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70CD72" w14:textId="542117E4" w:rsidR="00D569F3" w:rsidRPr="00375759" w:rsidRDefault="00D569F3" w:rsidP="00D569F3">
            <w:pPr>
              <w:spacing w:before="20" w:after="20"/>
            </w:pPr>
            <w:r w:rsidRPr="00375759">
              <w:rPr>
                <w:sz w:val="21"/>
                <w:szCs w:val="21"/>
              </w:rPr>
              <w:t>Prestaciones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866481" w14:textId="149E6AAF" w:rsidR="00D569F3" w:rsidRPr="00375759" w:rsidRDefault="00D569F3" w:rsidP="00D569F3">
            <w:pPr>
              <w:spacing w:before="20" w:after="20"/>
            </w:pPr>
            <w:r w:rsidRPr="00375759">
              <w:rPr>
                <w:sz w:val="21"/>
                <w:szCs w:val="21"/>
              </w:rPr>
              <w:t>Omite prestaciones.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CA9DC1" w14:textId="1C6F81C9" w:rsidR="00D569F3" w:rsidRPr="00375759" w:rsidRDefault="00D569F3" w:rsidP="00D569F3">
            <w:pPr>
              <w:spacing w:before="20" w:after="20"/>
            </w:pPr>
            <w:r w:rsidRPr="00375759">
              <w:rPr>
                <w:sz w:val="21"/>
                <w:szCs w:val="21"/>
              </w:rPr>
              <w:t>Determina las prestaciones y las asignaciones familiares.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2B661" w14:textId="7CD2B70F" w:rsidR="00D569F3" w:rsidRPr="00375759" w:rsidRDefault="00D569F3" w:rsidP="00D569F3">
            <w:pPr>
              <w:spacing w:before="20" w:after="20"/>
            </w:pPr>
            <w:r w:rsidRPr="00375759">
              <w:rPr>
                <w:sz w:val="21"/>
                <w:szCs w:val="21"/>
              </w:rPr>
              <w:t>Determina el grado de incapacidad cuando corresponde.</w:t>
            </w:r>
          </w:p>
        </w:tc>
      </w:tr>
      <w:tr w:rsidR="00D569F3" w14:paraId="6BFC20CA"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24378251"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F23DD" w14:textId="3AC5BFBF" w:rsidR="00D569F3" w:rsidRPr="00375759" w:rsidRDefault="00D569F3" w:rsidP="00D569F3">
            <w:pPr>
              <w:spacing w:before="20" w:after="20"/>
            </w:pPr>
            <w:r w:rsidRPr="00375759">
              <w:rPr>
                <w:sz w:val="21"/>
                <w:szCs w:val="21"/>
              </w:rPr>
              <w:t>Redacción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F7EE0" w14:textId="4F59E19F" w:rsidR="00D569F3" w:rsidRPr="00375759" w:rsidRDefault="00D569F3" w:rsidP="00D569F3">
            <w:pPr>
              <w:spacing w:before="20" w:after="20"/>
            </w:pPr>
            <w:r w:rsidRPr="00375759">
              <w:rPr>
                <w:sz w:val="21"/>
                <w:szCs w:val="21"/>
              </w:rPr>
              <w:t>El informe es confuso.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930397" w14:textId="4631656E" w:rsidR="00D569F3" w:rsidRPr="00375759" w:rsidRDefault="00D569F3" w:rsidP="00D569F3">
            <w:pPr>
              <w:spacing w:before="20" w:after="20"/>
            </w:pPr>
            <w:r w:rsidRPr="00375759">
              <w:rPr>
                <w:sz w:val="21"/>
                <w:szCs w:val="21"/>
              </w:rPr>
              <w:t>El informe es claro.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FD56EA" w14:textId="700D108A" w:rsidR="00D569F3" w:rsidRPr="00375759" w:rsidRDefault="00D569F3" w:rsidP="00D569F3">
            <w:pPr>
              <w:spacing w:before="20" w:after="20"/>
            </w:pPr>
            <w:r w:rsidRPr="00375759">
              <w:rPr>
                <w:sz w:val="21"/>
                <w:szCs w:val="21"/>
              </w:rPr>
              <w:t>El informe es preciso y ordenado.</w:t>
            </w:r>
          </w:p>
        </w:tc>
      </w:tr>
      <w:tr w:rsidR="00D569F3" w14:paraId="0EF89DD2"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4282E7E8"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79928" w14:textId="40406755" w:rsidR="00D569F3" w:rsidRPr="00375759" w:rsidRDefault="00D569F3" w:rsidP="00D569F3">
            <w:pPr>
              <w:spacing w:before="20" w:after="20"/>
              <w:jc w:val="center"/>
            </w:pPr>
            <w:r w:rsidRPr="00375759">
              <w:rPr>
                <w:b/>
                <w:bCs/>
                <w:i/>
                <w:iCs/>
                <w:sz w:val="21"/>
                <w:szCs w:val="21"/>
              </w:rPr>
              <w:t xml:space="preserve">Producto 18: </w:t>
            </w:r>
            <w:r w:rsidRPr="00375759">
              <w:rPr>
                <w:sz w:val="21"/>
                <w:szCs w:val="21"/>
              </w:rPr>
              <w:t>Mapa de riesgos ocupacionales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B6042" w14:textId="01C9029F" w:rsidR="00D569F3" w:rsidRPr="00375759" w:rsidRDefault="00D569F3" w:rsidP="00D569F3">
            <w:pPr>
              <w:spacing w:before="20" w:after="20"/>
              <w:jc w:val="center"/>
            </w:pPr>
            <w:r w:rsidRPr="00375759">
              <w:rPr>
                <w:b/>
                <w:bCs/>
                <w:i/>
                <w:iCs/>
                <w:sz w:val="21"/>
                <w:szCs w:val="21"/>
              </w:rPr>
              <w:t>4%</w:t>
            </w:r>
          </w:p>
        </w:tc>
      </w:tr>
      <w:tr w:rsidR="00D569F3" w14:paraId="1D7BFBC0"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72CB2C98"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7AC2F8" w14:textId="17763FF7"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698C2" w14:textId="2E80B509"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6F1D46" w14:textId="1AADDDA2"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C2D542" w14:textId="1B1C4EA5" w:rsidR="00D569F3" w:rsidRPr="00375759" w:rsidRDefault="00D569F3" w:rsidP="00D569F3">
            <w:pPr>
              <w:spacing w:before="20" w:after="20"/>
              <w:jc w:val="center"/>
            </w:pPr>
            <w:r w:rsidRPr="00375759">
              <w:rPr>
                <w:b/>
                <w:bCs/>
                <w:i/>
                <w:iCs/>
                <w:sz w:val="21"/>
                <w:szCs w:val="21"/>
              </w:rPr>
              <w:t>Destacado (81–100)</w:t>
            </w:r>
          </w:p>
        </w:tc>
      </w:tr>
      <w:tr w:rsidR="00D569F3" w14:paraId="72A1925E"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875C61F"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E7725" w14:textId="2801CBA9" w:rsidR="00D569F3" w:rsidRPr="00375759" w:rsidRDefault="00D569F3" w:rsidP="00D569F3">
            <w:pPr>
              <w:spacing w:before="20" w:after="20"/>
            </w:pPr>
            <w:r w:rsidRPr="00375759">
              <w:rPr>
                <w:sz w:val="21"/>
                <w:szCs w:val="21"/>
              </w:rPr>
              <w:t>Riesgos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6D7ECA" w14:textId="67EEE351" w:rsidR="00D569F3" w:rsidRPr="00375759" w:rsidRDefault="00D569F3" w:rsidP="00D569F3">
            <w:pPr>
              <w:spacing w:before="20" w:after="20"/>
            </w:pPr>
            <w:r w:rsidRPr="00375759">
              <w:rPr>
                <w:sz w:val="21"/>
                <w:szCs w:val="21"/>
              </w:rPr>
              <w:t>Omite riesgos evidentes.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A5D5A3" w14:textId="52937ADC" w:rsidR="00D569F3" w:rsidRPr="00375759" w:rsidRDefault="00D569F3" w:rsidP="00D569F3">
            <w:pPr>
              <w:spacing w:before="20" w:after="20"/>
            </w:pPr>
            <w:r w:rsidRPr="00375759">
              <w:rPr>
                <w:sz w:val="21"/>
                <w:szCs w:val="21"/>
              </w:rPr>
              <w:t>Identifica los riesgos del centro de trabajo.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01A847" w14:textId="7EDD1AFE" w:rsidR="00D569F3" w:rsidRPr="00375759" w:rsidRDefault="00D569F3" w:rsidP="00D569F3">
            <w:pPr>
              <w:spacing w:before="20" w:after="20"/>
            </w:pPr>
            <w:r w:rsidRPr="00375759">
              <w:rPr>
                <w:sz w:val="21"/>
                <w:szCs w:val="21"/>
              </w:rPr>
              <w:t>Clasifica los riesgos según su gravedad.</w:t>
            </w:r>
          </w:p>
        </w:tc>
      </w:tr>
      <w:tr w:rsidR="00D569F3" w14:paraId="2A25699A"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3B79139D"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F2446E" w14:textId="036170A6" w:rsidR="00D569F3" w:rsidRPr="00375759" w:rsidRDefault="00D569F3" w:rsidP="00D569F3">
            <w:pPr>
              <w:spacing w:before="20" w:after="20"/>
            </w:pPr>
            <w:r w:rsidRPr="00375759">
              <w:rPr>
                <w:sz w:val="21"/>
                <w:szCs w:val="21"/>
              </w:rPr>
              <w:t>Prevención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37F400" w14:textId="4C2B32D9" w:rsidR="00D569F3" w:rsidRPr="00375759" w:rsidRDefault="00D569F3" w:rsidP="00D569F3">
            <w:pPr>
              <w:spacing w:before="20" w:after="20"/>
            </w:pPr>
            <w:r w:rsidRPr="00375759">
              <w:rPr>
                <w:sz w:val="21"/>
                <w:szCs w:val="21"/>
              </w:rPr>
              <w:t>No propone medidas.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854C7" w14:textId="304A7E8F" w:rsidR="00D569F3" w:rsidRPr="00375759" w:rsidRDefault="00D569F3" w:rsidP="00D569F3">
            <w:pPr>
              <w:spacing w:before="20" w:after="20"/>
            </w:pPr>
            <w:r w:rsidRPr="00375759">
              <w:rPr>
                <w:sz w:val="21"/>
                <w:szCs w:val="21"/>
              </w:rPr>
              <w:t>Propone medidas de seguridad y salud.</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F939A6" w14:textId="34E5F19E" w:rsidR="00D569F3" w:rsidRPr="00375759" w:rsidRDefault="00D569F3" w:rsidP="00D569F3">
            <w:pPr>
              <w:spacing w:before="20" w:after="20"/>
            </w:pPr>
            <w:r w:rsidRPr="00375759">
              <w:rPr>
                <w:sz w:val="21"/>
                <w:szCs w:val="21"/>
              </w:rPr>
              <w:t>Relaciona las medidas con la sostenibilidad social.</w:t>
            </w:r>
          </w:p>
        </w:tc>
      </w:tr>
      <w:tr w:rsidR="00D569F3" w14:paraId="5D4EB7A1"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7850F9AE"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878604" w14:textId="747300AE" w:rsidR="00D569F3" w:rsidRPr="00375759" w:rsidRDefault="00D569F3" w:rsidP="00D569F3">
            <w:pPr>
              <w:spacing w:before="20" w:after="20"/>
            </w:pPr>
            <w:r w:rsidRPr="00375759">
              <w:rPr>
                <w:sz w:val="21"/>
                <w:szCs w:val="21"/>
              </w:rPr>
              <w:t>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2D2065" w14:textId="7AEDFB95" w:rsidR="00D569F3" w:rsidRPr="00375759" w:rsidRDefault="00D569F3" w:rsidP="00D569F3">
            <w:pPr>
              <w:spacing w:before="20" w:after="20"/>
            </w:pPr>
            <w:r w:rsidRPr="00375759">
              <w:rPr>
                <w:sz w:val="21"/>
                <w:szCs w:val="21"/>
              </w:rPr>
              <w:t>El cuadro es confuso.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408D79" w14:textId="16D98462" w:rsidR="00D569F3" w:rsidRPr="00375759" w:rsidRDefault="00D569F3" w:rsidP="00D569F3">
            <w:pPr>
              <w:spacing w:before="20" w:after="20"/>
            </w:pPr>
            <w:r w:rsidRPr="00375759">
              <w:rPr>
                <w:sz w:val="21"/>
                <w:szCs w:val="21"/>
              </w:rPr>
              <w:t>El cuadro es claro.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801912" w14:textId="31B863D1" w:rsidR="00D569F3" w:rsidRPr="00375759" w:rsidRDefault="00D569F3" w:rsidP="00D569F3">
            <w:pPr>
              <w:spacing w:before="20" w:after="20"/>
            </w:pPr>
            <w:r w:rsidRPr="00375759">
              <w:rPr>
                <w:sz w:val="21"/>
                <w:szCs w:val="21"/>
              </w:rPr>
              <w:t>El cuadro es ordenado y verificable.</w:t>
            </w:r>
          </w:p>
        </w:tc>
      </w:tr>
      <w:tr w:rsidR="00D569F3" w14:paraId="15ADF27C"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2FE79180"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C5B88F" w14:textId="09DA15F5" w:rsidR="00D569F3" w:rsidRPr="00375759" w:rsidRDefault="00D569F3" w:rsidP="00D569F3">
            <w:pPr>
              <w:spacing w:before="20" w:after="20"/>
              <w:jc w:val="center"/>
            </w:pPr>
            <w:r w:rsidRPr="00375759">
              <w:rPr>
                <w:b/>
                <w:bCs/>
                <w:i/>
                <w:iCs/>
                <w:sz w:val="21"/>
                <w:szCs w:val="21"/>
              </w:rPr>
              <w:t xml:space="preserve">Producto 19: </w:t>
            </w:r>
            <w:r w:rsidRPr="00375759">
              <w:rPr>
                <w:sz w:val="21"/>
                <w:szCs w:val="21"/>
              </w:rPr>
              <w:t>Cálculo de pensión y renta dignidad</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4636B7" w14:textId="0E8900FE" w:rsidR="00D569F3" w:rsidRPr="00375759" w:rsidRDefault="00D569F3" w:rsidP="00D569F3">
            <w:pPr>
              <w:spacing w:before="20" w:after="20"/>
              <w:jc w:val="center"/>
            </w:pPr>
            <w:r w:rsidRPr="00375759">
              <w:rPr>
                <w:b/>
                <w:bCs/>
                <w:i/>
                <w:iCs/>
                <w:sz w:val="21"/>
                <w:szCs w:val="21"/>
              </w:rPr>
              <w:t>4%</w:t>
            </w:r>
          </w:p>
        </w:tc>
      </w:tr>
      <w:tr w:rsidR="00D569F3" w14:paraId="683CD172"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4D3C3705"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178898" w14:textId="38F7D176"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DFF787" w14:textId="162B76C2"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27B463" w14:textId="1C77B09E"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FF23D" w14:textId="36BF6375" w:rsidR="00D569F3" w:rsidRPr="00375759" w:rsidRDefault="00D569F3" w:rsidP="00D569F3">
            <w:pPr>
              <w:spacing w:before="20" w:after="20"/>
              <w:jc w:val="center"/>
            </w:pPr>
            <w:r w:rsidRPr="00375759">
              <w:rPr>
                <w:b/>
                <w:bCs/>
                <w:i/>
                <w:iCs/>
                <w:sz w:val="21"/>
                <w:szCs w:val="21"/>
              </w:rPr>
              <w:t>Destacado (81–100)</w:t>
            </w:r>
          </w:p>
        </w:tc>
      </w:tr>
      <w:tr w:rsidR="00D569F3" w14:paraId="401E4A42"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003BE09A"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2433CA" w14:textId="675752F9" w:rsidR="00D569F3" w:rsidRPr="00375759" w:rsidRDefault="00D569F3" w:rsidP="00D569F3">
            <w:pPr>
              <w:spacing w:before="20" w:after="20"/>
            </w:pPr>
            <w:r w:rsidRPr="00375759">
              <w:rPr>
                <w:sz w:val="21"/>
                <w:szCs w:val="21"/>
              </w:rPr>
              <w:t>Requisitos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E37692" w14:textId="1C1701A3" w:rsidR="00D569F3" w:rsidRPr="00375759" w:rsidRDefault="00D569F3" w:rsidP="00D569F3">
            <w:pPr>
              <w:spacing w:before="20" w:after="20"/>
            </w:pPr>
            <w:r w:rsidRPr="00375759">
              <w:rPr>
                <w:sz w:val="21"/>
                <w:szCs w:val="21"/>
              </w:rPr>
              <w:t>No verifica los requisitos.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488AFF" w14:textId="39A68243" w:rsidR="00D569F3" w:rsidRPr="00375759" w:rsidRDefault="00D569F3" w:rsidP="00D569F3">
            <w:pPr>
              <w:spacing w:before="20" w:after="20"/>
            </w:pPr>
            <w:r w:rsidRPr="00375759">
              <w:rPr>
                <w:sz w:val="21"/>
                <w:szCs w:val="21"/>
              </w:rPr>
              <w:t>Verifica los requisitos de acceso.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094163" w14:textId="43E01915" w:rsidR="00D569F3" w:rsidRPr="00375759" w:rsidRDefault="00D569F3" w:rsidP="00D569F3">
            <w:pPr>
              <w:spacing w:before="20" w:after="20"/>
            </w:pPr>
            <w:r w:rsidRPr="00375759">
              <w:rPr>
                <w:sz w:val="21"/>
                <w:szCs w:val="21"/>
              </w:rPr>
              <w:t>Considera la pensión solidaria cuando corresponde.</w:t>
            </w:r>
          </w:p>
        </w:tc>
      </w:tr>
      <w:tr w:rsidR="00D569F3" w14:paraId="4374631C"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651390E7"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AAE056" w14:textId="072F252E" w:rsidR="00D569F3" w:rsidRPr="00375759" w:rsidRDefault="00D569F3" w:rsidP="00D569F3">
            <w:pPr>
              <w:spacing w:before="20" w:after="20"/>
            </w:pPr>
            <w:r w:rsidRPr="00375759">
              <w:rPr>
                <w:sz w:val="21"/>
                <w:szCs w:val="21"/>
              </w:rPr>
              <w:t>Cálculo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6D04BB" w14:textId="36B2146D" w:rsidR="00D569F3" w:rsidRPr="00375759" w:rsidRDefault="00D569F3" w:rsidP="00D569F3">
            <w:pPr>
              <w:spacing w:before="20" w:after="20"/>
            </w:pPr>
            <w:r w:rsidRPr="00375759">
              <w:rPr>
                <w:sz w:val="21"/>
                <w:szCs w:val="21"/>
              </w:rPr>
              <w:t>Calcula con errores.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B4A56" w14:textId="68C674B5" w:rsidR="00D569F3" w:rsidRPr="00375759" w:rsidRDefault="00D569F3" w:rsidP="00D569F3">
            <w:pPr>
              <w:spacing w:before="20" w:after="20"/>
            </w:pPr>
            <w:r w:rsidRPr="00375759">
              <w:rPr>
                <w:sz w:val="21"/>
                <w:szCs w:val="21"/>
              </w:rPr>
              <w:t>Calcula la pensión y la renta dignidad.</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3F74E5" w14:textId="20783F2A" w:rsidR="00D569F3" w:rsidRPr="00375759" w:rsidRDefault="00D569F3" w:rsidP="00D569F3">
            <w:pPr>
              <w:spacing w:before="20" w:after="20"/>
            </w:pPr>
            <w:r w:rsidRPr="00375759">
              <w:rPr>
                <w:sz w:val="21"/>
                <w:szCs w:val="21"/>
              </w:rPr>
              <w:t>Explica cada paso del cálculo.</w:t>
            </w:r>
          </w:p>
        </w:tc>
      </w:tr>
      <w:tr w:rsidR="00D569F3" w14:paraId="0B49494C"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630B14EB"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2E5CDA" w14:textId="401BE7F4" w:rsidR="00D569F3" w:rsidRPr="00375759" w:rsidRDefault="00D569F3" w:rsidP="00D569F3">
            <w:pPr>
              <w:spacing w:before="20" w:after="20"/>
            </w:pPr>
            <w:r w:rsidRPr="00375759">
              <w:rPr>
                <w:sz w:val="21"/>
                <w:szCs w:val="21"/>
              </w:rPr>
              <w:t>Exactitud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ACFD18" w14:textId="099E503D" w:rsidR="00D569F3" w:rsidRPr="00375759" w:rsidRDefault="00D569F3" w:rsidP="00D569F3">
            <w:pPr>
              <w:spacing w:before="20" w:after="20"/>
            </w:pPr>
            <w:r w:rsidRPr="00375759">
              <w:rPr>
                <w:sz w:val="21"/>
                <w:szCs w:val="21"/>
              </w:rPr>
              <w:t>Los totales no cuadran.</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76831F" w14:textId="1978EA69" w:rsidR="00D569F3" w:rsidRPr="00375759" w:rsidRDefault="00D569F3" w:rsidP="00D569F3">
            <w:pPr>
              <w:spacing w:before="20" w:after="20"/>
            </w:pPr>
            <w:r w:rsidRPr="00375759">
              <w:rPr>
                <w:sz w:val="21"/>
                <w:szCs w:val="21"/>
              </w:rPr>
              <w:t>Los cálculos son correctos.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10A69" w14:textId="4EC5851A" w:rsidR="00D569F3" w:rsidRPr="00375759" w:rsidRDefault="00D569F3" w:rsidP="00D569F3">
            <w:pPr>
              <w:spacing w:before="20" w:after="20"/>
            </w:pPr>
            <w:r w:rsidRPr="00375759">
              <w:rPr>
                <w:sz w:val="21"/>
                <w:szCs w:val="21"/>
              </w:rPr>
              <w:t>Los cálculos están verificados.</w:t>
            </w:r>
          </w:p>
        </w:tc>
      </w:tr>
      <w:tr w:rsidR="00D569F3" w14:paraId="6543BDBE"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158D9259"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341A79" w14:textId="0A9010D0" w:rsidR="00D569F3" w:rsidRPr="00375759" w:rsidRDefault="00D569F3" w:rsidP="00D569F3">
            <w:pPr>
              <w:spacing w:before="20" w:after="20"/>
              <w:jc w:val="center"/>
            </w:pPr>
            <w:r w:rsidRPr="00375759">
              <w:rPr>
                <w:b/>
                <w:bCs/>
                <w:i/>
                <w:iCs/>
                <w:sz w:val="21"/>
                <w:szCs w:val="21"/>
              </w:rPr>
              <w:t xml:space="preserve">Producto 20: </w:t>
            </w:r>
            <w:r w:rsidRPr="00375759">
              <w:rPr>
                <w:sz w:val="21"/>
                <w:szCs w:val="21"/>
              </w:rPr>
              <w:t>Cuadro de regímenes de pensiones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E8925D" w14:textId="53E1B149" w:rsidR="00D569F3" w:rsidRPr="00375759" w:rsidRDefault="00D569F3" w:rsidP="00D569F3">
            <w:pPr>
              <w:spacing w:before="20" w:after="20"/>
              <w:jc w:val="center"/>
            </w:pPr>
            <w:r w:rsidRPr="00375759">
              <w:rPr>
                <w:b/>
                <w:bCs/>
                <w:i/>
                <w:iCs/>
                <w:sz w:val="21"/>
                <w:szCs w:val="21"/>
              </w:rPr>
              <w:t>3%</w:t>
            </w:r>
          </w:p>
        </w:tc>
      </w:tr>
      <w:tr w:rsidR="00D569F3" w14:paraId="3D25D5F9"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72D3188F"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620D6D" w14:textId="145B206E" w:rsidR="00D569F3" w:rsidRPr="00375759" w:rsidRDefault="00D569F3" w:rsidP="00D569F3">
            <w:pPr>
              <w:spacing w:before="20" w:after="20"/>
              <w:jc w:val="center"/>
            </w:pPr>
            <w:r w:rsidRPr="00375759">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A9E297" w14:textId="06F7C673" w:rsidR="00D569F3" w:rsidRPr="00375759" w:rsidRDefault="00D569F3" w:rsidP="00D569F3">
            <w:pPr>
              <w:spacing w:before="20" w:after="20"/>
              <w:jc w:val="center"/>
            </w:pPr>
            <w:r w:rsidRPr="00375759">
              <w:rPr>
                <w:b/>
                <w:bCs/>
                <w:i/>
                <w:iCs/>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66AC72" w14:textId="6A84DCE0" w:rsidR="00D569F3" w:rsidRPr="00375759" w:rsidRDefault="00D569F3" w:rsidP="00D569F3">
            <w:pPr>
              <w:spacing w:before="20" w:after="20"/>
              <w:jc w:val="center"/>
            </w:pPr>
            <w:r w:rsidRPr="00375759">
              <w:rPr>
                <w:b/>
                <w:bCs/>
                <w:i/>
                <w:iCs/>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F27957" w14:textId="061A78F0" w:rsidR="00D569F3" w:rsidRPr="00375759" w:rsidRDefault="00D569F3" w:rsidP="00D569F3">
            <w:pPr>
              <w:spacing w:before="20" w:after="20"/>
              <w:jc w:val="center"/>
            </w:pPr>
            <w:r w:rsidRPr="00375759">
              <w:rPr>
                <w:b/>
                <w:bCs/>
                <w:i/>
                <w:iCs/>
                <w:sz w:val="21"/>
                <w:szCs w:val="21"/>
              </w:rPr>
              <w:t>Destacado (81–100)</w:t>
            </w:r>
          </w:p>
        </w:tc>
      </w:tr>
      <w:tr w:rsidR="00D569F3" w14:paraId="51EF0648"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6F8E835A"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5201FD" w14:textId="409E3075" w:rsidR="00D569F3" w:rsidRPr="00375759" w:rsidRDefault="00D569F3" w:rsidP="00D569F3">
            <w:pPr>
              <w:spacing w:before="20" w:after="20"/>
            </w:pPr>
            <w:r w:rsidRPr="00375759">
              <w:rPr>
                <w:sz w:val="21"/>
                <w:szCs w:val="21"/>
              </w:rPr>
              <w:t>Regímenes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232F22" w14:textId="0FB5C4DC" w:rsidR="00D569F3" w:rsidRPr="00375759" w:rsidRDefault="00D569F3" w:rsidP="00D569F3">
            <w:pPr>
              <w:spacing w:before="20" w:after="20"/>
            </w:pPr>
            <w:r w:rsidRPr="00375759">
              <w:rPr>
                <w:sz w:val="21"/>
                <w:szCs w:val="21"/>
              </w:rPr>
              <w:t>Confunde los regímenes.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41E97" w14:textId="4B4DE2EB" w:rsidR="00D569F3" w:rsidRPr="00375759" w:rsidRDefault="00D569F3" w:rsidP="00D569F3">
            <w:pPr>
              <w:spacing w:before="20" w:after="20"/>
            </w:pPr>
            <w:r w:rsidRPr="00375759">
              <w:rPr>
                <w:sz w:val="21"/>
                <w:szCs w:val="21"/>
              </w:rPr>
              <w:t>Distingue los tres regímenes.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A66EA1" w14:textId="060737A7" w:rsidR="00D569F3" w:rsidRPr="00375759" w:rsidRDefault="00D569F3" w:rsidP="00D569F3">
            <w:pPr>
              <w:spacing w:before="20" w:after="20"/>
            </w:pPr>
            <w:r w:rsidRPr="00375759">
              <w:rPr>
                <w:sz w:val="21"/>
                <w:szCs w:val="21"/>
              </w:rPr>
              <w:t>Explica la fuente de financiamiento de cada uno.</w:t>
            </w:r>
          </w:p>
        </w:tc>
      </w:tr>
      <w:tr w:rsidR="00D569F3" w14:paraId="79D0ADB4"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59D0D24B"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2074CB" w14:textId="5DEEB2D2" w:rsidR="00D569F3" w:rsidRPr="00375759" w:rsidRDefault="00D569F3" w:rsidP="00D569F3">
            <w:pPr>
              <w:spacing w:before="20" w:after="20"/>
            </w:pPr>
            <w:r w:rsidRPr="00375759">
              <w:rPr>
                <w:sz w:val="21"/>
                <w:szCs w:val="21"/>
              </w:rPr>
              <w:t>Prestaciones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D58A6" w14:textId="294F0220" w:rsidR="00D569F3" w:rsidRPr="00375759" w:rsidRDefault="00D569F3" w:rsidP="00D569F3">
            <w:pPr>
              <w:spacing w:before="20" w:after="20"/>
            </w:pPr>
            <w:r w:rsidRPr="00375759">
              <w:rPr>
                <w:sz w:val="21"/>
                <w:szCs w:val="21"/>
              </w:rPr>
              <w:t>Omite prestaciones.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AECE64" w14:textId="57114550" w:rsidR="00D569F3" w:rsidRPr="00375759" w:rsidRDefault="00D569F3" w:rsidP="00D569F3">
            <w:pPr>
              <w:spacing w:before="20" w:after="20"/>
            </w:pPr>
            <w:r w:rsidRPr="00375759">
              <w:rPr>
                <w:sz w:val="21"/>
                <w:szCs w:val="21"/>
              </w:rPr>
              <w:t>Asocia a cada régimen sus prestaciones.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0B65C" w14:textId="4C9CF709" w:rsidR="00D569F3" w:rsidRPr="00375759" w:rsidRDefault="00D569F3" w:rsidP="00D569F3">
            <w:pPr>
              <w:spacing w:before="20" w:after="20"/>
            </w:pPr>
            <w:r w:rsidRPr="00375759">
              <w:rPr>
                <w:sz w:val="21"/>
                <w:szCs w:val="21"/>
              </w:rPr>
              <w:t>Incluye la pensión por muerte y la masa hereditaria.</w:t>
            </w:r>
          </w:p>
        </w:tc>
      </w:tr>
      <w:tr w:rsidR="00D569F3" w14:paraId="048446D9" w14:textId="77777777" w:rsidTr="00C23A1B">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14:paraId="55A4BAC4" w14:textId="77777777" w:rsidR="00D569F3" w:rsidRPr="00375759" w:rsidRDefault="00D569F3" w:rsidP="00D569F3"/>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9DCC18" w14:textId="3CBE0077" w:rsidR="00D569F3" w:rsidRPr="00375759" w:rsidRDefault="00D569F3" w:rsidP="00D569F3">
            <w:pPr>
              <w:spacing w:before="20" w:after="20"/>
            </w:pPr>
            <w:r w:rsidRPr="00375759">
              <w:rPr>
                <w:sz w:val="21"/>
                <w:szCs w:val="21"/>
              </w:rPr>
              <w:t>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AB74DB" w14:textId="6024BA28" w:rsidR="00D569F3" w:rsidRPr="00375759" w:rsidRDefault="00D569F3" w:rsidP="00D569F3">
            <w:pPr>
              <w:spacing w:before="20" w:after="20"/>
            </w:pPr>
            <w:r w:rsidRPr="00375759">
              <w:rPr>
                <w:sz w:val="21"/>
                <w:szCs w:val="21"/>
              </w:rPr>
              <w:t>El cuadro es confuso.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AEE1FB" w14:textId="7C068411" w:rsidR="00D569F3" w:rsidRPr="00375759" w:rsidRDefault="00D569F3" w:rsidP="00D569F3">
            <w:pPr>
              <w:spacing w:before="20" w:after="20"/>
            </w:pPr>
            <w:r w:rsidRPr="00375759">
              <w:rPr>
                <w:sz w:val="21"/>
                <w:szCs w:val="21"/>
              </w:rPr>
              <w:t>El cuadro es claro.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202DA8" w14:textId="210583D4" w:rsidR="00D569F3" w:rsidRPr="00375759" w:rsidRDefault="00D569F3" w:rsidP="00D569F3">
            <w:pPr>
              <w:spacing w:before="20" w:after="20"/>
            </w:pPr>
            <w:r w:rsidRPr="00375759">
              <w:rPr>
                <w:sz w:val="21"/>
                <w:szCs w:val="21"/>
              </w:rPr>
              <w:t>El cuadro es ordenado y verificable.</w:t>
            </w:r>
          </w:p>
        </w:tc>
      </w:tr>
      <w:tr w:rsidR="00D569F3" w14:paraId="780C5B59" w14:textId="77777777" w:rsidTr="00C23A1B">
        <w:tc>
          <w:tcPr>
            <w:tcW w:w="1660" w:type="dxa"/>
            <w:gridSpan w:val="2"/>
            <w:vMerge/>
            <w:tcBorders>
              <w:top w:val="single" w:sz="4" w:space="0" w:color="000000"/>
              <w:left w:val="single" w:sz="4" w:space="0" w:color="000000"/>
              <w:bottom w:val="single" w:sz="4" w:space="0" w:color="000000"/>
              <w:right w:val="single" w:sz="4" w:space="0" w:color="000000"/>
            </w:tcBorders>
          </w:tcPr>
          <w:p w14:paraId="619EAAE1" w14:textId="77777777" w:rsidR="00D569F3" w:rsidRPr="00375759" w:rsidRDefault="00D569F3" w:rsidP="00D569F3"/>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0E657C" w14:textId="6B9F1509" w:rsidR="00D569F3" w:rsidRPr="00375759" w:rsidRDefault="00D569F3" w:rsidP="00D569F3">
            <w:pPr>
              <w:spacing w:before="20" w:after="20"/>
              <w:jc w:val="center"/>
            </w:pPr>
            <w:r w:rsidRPr="00375759">
              <w:rPr>
                <w:b/>
                <w:bCs/>
                <w:i/>
                <w:iCs/>
                <w:sz w:val="21"/>
                <w:szCs w:val="21"/>
              </w:rPr>
              <w:t>TOTAL</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57F987" w14:textId="50F6DCE0" w:rsidR="00D569F3" w:rsidRPr="00375759" w:rsidRDefault="00D569F3" w:rsidP="00D569F3">
            <w:pPr>
              <w:spacing w:before="20" w:after="20"/>
              <w:jc w:val="center"/>
            </w:pPr>
            <w:r w:rsidRPr="00375759">
              <w:rPr>
                <w:b/>
                <w:bCs/>
                <w:i/>
                <w:iCs/>
                <w:sz w:val="21"/>
                <w:szCs w:val="21"/>
              </w:rPr>
              <w:t>100%</w:t>
            </w:r>
          </w:p>
        </w:tc>
      </w:tr>
      <w:tr w:rsidR="00D569F3" w14:paraId="1A30A028"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196517" w14:textId="77777777" w:rsidR="00D569F3" w:rsidRPr="00375759" w:rsidRDefault="00D569F3" w:rsidP="00D569F3">
            <w:pPr>
              <w:spacing w:before="20" w:after="20"/>
            </w:pPr>
            <w:r w:rsidRPr="00375759">
              <w:rPr>
                <w:b/>
                <w:bCs/>
                <w:i/>
                <w:iCs/>
                <w:sz w:val="21"/>
                <w:szCs w:val="21"/>
              </w:rPr>
              <w:t>Bibliografía básica:</w:t>
            </w:r>
          </w:p>
          <w:p w14:paraId="2247CB4B" w14:textId="77777777" w:rsidR="00D569F3" w:rsidRPr="00375759" w:rsidRDefault="00D569F3" w:rsidP="00D569F3">
            <w:pPr>
              <w:spacing w:before="10" w:after="10"/>
              <w:ind w:left="360" w:hanging="360"/>
            </w:pPr>
            <w:r w:rsidRPr="00375759">
              <w:rPr>
                <w:sz w:val="21"/>
                <w:szCs w:val="21"/>
              </w:rPr>
              <w:t>Código de Seguridad Social y su Reglamento.</w:t>
            </w:r>
          </w:p>
          <w:p w14:paraId="374ECEF8" w14:textId="77777777" w:rsidR="00D569F3" w:rsidRPr="00375759" w:rsidRDefault="00D569F3" w:rsidP="00D569F3">
            <w:pPr>
              <w:spacing w:before="10" w:after="10"/>
              <w:ind w:left="360" w:hanging="360"/>
            </w:pPr>
            <w:r w:rsidRPr="00375759">
              <w:rPr>
                <w:sz w:val="21"/>
                <w:szCs w:val="21"/>
              </w:rPr>
              <w:t>Constitución Política del Estado.</w:t>
            </w:r>
          </w:p>
          <w:p w14:paraId="6566C7F3" w14:textId="77777777" w:rsidR="00D569F3" w:rsidRPr="00375759" w:rsidRDefault="00D569F3" w:rsidP="00D569F3">
            <w:pPr>
              <w:spacing w:before="10" w:after="10"/>
              <w:ind w:left="360" w:hanging="360"/>
            </w:pPr>
            <w:r w:rsidRPr="00375759">
              <w:rPr>
                <w:sz w:val="21"/>
                <w:szCs w:val="21"/>
              </w:rPr>
              <w:t>Convenios N° 1, 14, 30 y 106 de la Organización Internacional del Trabajo (OIT).</w:t>
            </w:r>
          </w:p>
          <w:p w14:paraId="33119689" w14:textId="77777777" w:rsidR="00D569F3" w:rsidRPr="00375759" w:rsidRDefault="00D569F3" w:rsidP="00D569F3">
            <w:pPr>
              <w:spacing w:before="10" w:after="10"/>
              <w:ind w:left="360" w:hanging="360"/>
            </w:pPr>
            <w:r w:rsidRPr="00375759">
              <w:rPr>
                <w:sz w:val="21"/>
                <w:szCs w:val="21"/>
              </w:rPr>
              <w:t>Decreto Ley N° 16998, Ley General de Higiene, Seguridad Ocupacional y Bienestar, de 2 de agosto de 1979.</w:t>
            </w:r>
          </w:p>
          <w:p w14:paraId="44C8D6C4" w14:textId="77777777" w:rsidR="00D569F3" w:rsidRPr="00375759" w:rsidRDefault="00D569F3" w:rsidP="00D569F3">
            <w:pPr>
              <w:spacing w:before="10" w:after="10"/>
              <w:ind w:left="360" w:hanging="360"/>
            </w:pPr>
            <w:r w:rsidRPr="00375759">
              <w:rPr>
                <w:sz w:val="21"/>
                <w:szCs w:val="21"/>
              </w:rPr>
              <w:t>Decreto Reglamentario de la Ley General del Trabajo.</w:t>
            </w:r>
          </w:p>
          <w:p w14:paraId="67E4049A" w14:textId="77777777" w:rsidR="00D569F3" w:rsidRPr="00375759" w:rsidRDefault="00D569F3" w:rsidP="00D569F3">
            <w:pPr>
              <w:spacing w:before="10" w:after="10"/>
              <w:ind w:left="360" w:hanging="360"/>
            </w:pPr>
            <w:r w:rsidRPr="00375759">
              <w:rPr>
                <w:sz w:val="21"/>
                <w:szCs w:val="21"/>
              </w:rPr>
              <w:t>Decreto Supremo N° 0110, de 1 de mayo de 2009.</w:t>
            </w:r>
          </w:p>
          <w:p w14:paraId="31917B43" w14:textId="77777777" w:rsidR="00D569F3" w:rsidRPr="00375759" w:rsidRDefault="00D569F3" w:rsidP="00D569F3">
            <w:pPr>
              <w:spacing w:before="10" w:after="10"/>
              <w:ind w:left="360" w:hanging="360"/>
            </w:pPr>
            <w:r w:rsidRPr="00375759">
              <w:rPr>
                <w:sz w:val="21"/>
                <w:szCs w:val="21"/>
              </w:rPr>
              <w:t>Decreto Supremo N° 17288, de 18 de marzo de 1980.</w:t>
            </w:r>
          </w:p>
          <w:p w14:paraId="353281B9" w14:textId="77777777" w:rsidR="00D569F3" w:rsidRPr="00375759" w:rsidRDefault="00D569F3" w:rsidP="00D569F3">
            <w:pPr>
              <w:spacing w:before="10" w:after="10"/>
              <w:ind w:left="360" w:hanging="360"/>
            </w:pPr>
            <w:r w:rsidRPr="00375759">
              <w:rPr>
                <w:sz w:val="21"/>
                <w:szCs w:val="21"/>
              </w:rPr>
              <w:t>Decreto Supremo N° 2534, de 10 de mayo de 1951.</w:t>
            </w:r>
          </w:p>
          <w:p w14:paraId="6DA75B83" w14:textId="77777777" w:rsidR="00D569F3" w:rsidRPr="00375759" w:rsidRDefault="00D569F3" w:rsidP="00D569F3">
            <w:pPr>
              <w:spacing w:before="10" w:after="10"/>
              <w:ind w:left="360" w:hanging="360"/>
            </w:pPr>
            <w:r w:rsidRPr="00375759">
              <w:rPr>
                <w:sz w:val="21"/>
                <w:szCs w:val="21"/>
              </w:rPr>
              <w:t>Decreto Supremo N° 2613, de 12 de julio de 1951.</w:t>
            </w:r>
          </w:p>
          <w:p w14:paraId="486EB177" w14:textId="77777777" w:rsidR="00D569F3" w:rsidRPr="00375759" w:rsidRDefault="00D569F3" w:rsidP="00D569F3">
            <w:pPr>
              <w:spacing w:before="10" w:after="10"/>
              <w:ind w:left="360" w:hanging="360"/>
            </w:pPr>
            <w:r w:rsidRPr="00375759">
              <w:rPr>
                <w:sz w:val="21"/>
                <w:szCs w:val="21"/>
              </w:rPr>
              <w:t>Decreto Supremo N° 28699, de 1 de mayo de 2006.</w:t>
            </w:r>
          </w:p>
          <w:p w14:paraId="599B0C41" w14:textId="77777777" w:rsidR="00D569F3" w:rsidRPr="00375759" w:rsidRDefault="00D569F3" w:rsidP="00D569F3">
            <w:pPr>
              <w:spacing w:before="10" w:after="10"/>
              <w:ind w:left="360" w:hanging="360"/>
            </w:pPr>
            <w:r w:rsidRPr="00375759">
              <w:rPr>
                <w:sz w:val="21"/>
                <w:szCs w:val="21"/>
              </w:rPr>
              <w:t>Decreto Supremo N° 3150, de 19 de agosto de 1952.</w:t>
            </w:r>
          </w:p>
          <w:p w14:paraId="2C31F447" w14:textId="77777777" w:rsidR="00D569F3" w:rsidRPr="00375759" w:rsidRDefault="00D569F3" w:rsidP="00D569F3">
            <w:pPr>
              <w:spacing w:before="10" w:after="10"/>
              <w:ind w:left="360" w:hanging="360"/>
            </w:pPr>
            <w:r w:rsidRPr="00375759">
              <w:rPr>
                <w:sz w:val="21"/>
                <w:szCs w:val="21"/>
              </w:rPr>
              <w:t>Decreto Supremo N° 90, de 24 de abril de 1944.</w:t>
            </w:r>
          </w:p>
          <w:p w14:paraId="13751965" w14:textId="77777777" w:rsidR="00D569F3" w:rsidRPr="00375759" w:rsidRDefault="00D569F3" w:rsidP="00D569F3">
            <w:pPr>
              <w:spacing w:before="10" w:after="10"/>
              <w:ind w:left="360" w:hanging="360"/>
            </w:pPr>
            <w:r w:rsidRPr="00375759">
              <w:rPr>
                <w:sz w:val="21"/>
                <w:szCs w:val="21"/>
              </w:rPr>
              <w:t>Decreto Supremo, de 30 de agosto de 1927.</w:t>
            </w:r>
          </w:p>
          <w:p w14:paraId="0E5BE3C1" w14:textId="77777777" w:rsidR="00D569F3" w:rsidRPr="00375759" w:rsidRDefault="00D569F3" w:rsidP="00D569F3">
            <w:pPr>
              <w:spacing w:before="10" w:after="10"/>
              <w:ind w:left="360" w:hanging="360"/>
            </w:pPr>
            <w:r w:rsidRPr="00375759">
              <w:rPr>
                <w:sz w:val="21"/>
                <w:szCs w:val="21"/>
              </w:rPr>
              <w:t>Ley General del Trabajo.</w:t>
            </w:r>
          </w:p>
          <w:p w14:paraId="763D0F18" w14:textId="77777777" w:rsidR="00D569F3" w:rsidRPr="00375759" w:rsidRDefault="00D569F3" w:rsidP="00D569F3">
            <w:pPr>
              <w:spacing w:before="10" w:after="10"/>
              <w:ind w:left="360" w:hanging="360"/>
            </w:pPr>
            <w:r w:rsidRPr="00375759">
              <w:rPr>
                <w:sz w:val="21"/>
                <w:szCs w:val="21"/>
              </w:rPr>
              <w:t>Ley N° 065, de Pensiones, de 10 de diciembre de 2010.</w:t>
            </w:r>
          </w:p>
          <w:p w14:paraId="1F78FD76" w14:textId="77777777" w:rsidR="00D569F3" w:rsidRPr="00375759" w:rsidRDefault="00D569F3" w:rsidP="00D569F3">
            <w:pPr>
              <w:spacing w:before="10" w:after="10"/>
              <w:ind w:left="360" w:hanging="360"/>
            </w:pPr>
            <w:r w:rsidRPr="00375759">
              <w:rPr>
                <w:sz w:val="21"/>
                <w:szCs w:val="21"/>
              </w:rPr>
              <w:t>Ley N° 1610, de 13 de noviembre de 2024.</w:t>
            </w:r>
          </w:p>
          <w:p w14:paraId="7FA0675D" w14:textId="77777777" w:rsidR="00D569F3" w:rsidRPr="00375759" w:rsidRDefault="00D569F3" w:rsidP="00D569F3">
            <w:pPr>
              <w:spacing w:before="10" w:after="10"/>
              <w:ind w:left="360" w:hanging="360"/>
            </w:pPr>
            <w:r w:rsidRPr="00375759">
              <w:rPr>
                <w:sz w:val="21"/>
                <w:szCs w:val="21"/>
              </w:rPr>
              <w:t>Ley N° 3791, de la Renta Universal de Vejez (Renta Dignidad), de 28 de noviembre de 2007.</w:t>
            </w:r>
          </w:p>
          <w:p w14:paraId="47AA5046" w14:textId="77777777" w:rsidR="00D569F3" w:rsidRPr="00375759" w:rsidRDefault="00D569F3" w:rsidP="00D569F3">
            <w:pPr>
              <w:spacing w:before="10" w:after="10"/>
              <w:ind w:left="360" w:hanging="360"/>
            </w:pPr>
            <w:r w:rsidRPr="00375759">
              <w:rPr>
                <w:sz w:val="21"/>
                <w:szCs w:val="21"/>
              </w:rPr>
              <w:t xml:space="preserve">Ministerio del Trabajo, Empleo y Previsión Social (s.f.). </w:t>
            </w:r>
            <w:r w:rsidRPr="00375759">
              <w:rPr>
                <w:i/>
                <w:iCs/>
                <w:sz w:val="21"/>
                <w:szCs w:val="21"/>
              </w:rPr>
              <w:t>Guía de derechos laborales</w:t>
            </w:r>
            <w:r w:rsidRPr="00375759">
              <w:rPr>
                <w:sz w:val="21"/>
                <w:szCs w:val="21"/>
              </w:rPr>
              <w:t>.</w:t>
            </w:r>
          </w:p>
          <w:p w14:paraId="6BD66013" w14:textId="77777777" w:rsidR="00D569F3" w:rsidRPr="00375759" w:rsidRDefault="00D569F3" w:rsidP="00D569F3">
            <w:pPr>
              <w:spacing w:before="10" w:after="10"/>
              <w:ind w:left="360" w:hanging="360"/>
            </w:pPr>
            <w:r w:rsidRPr="00375759">
              <w:rPr>
                <w:sz w:val="21"/>
                <w:szCs w:val="21"/>
              </w:rPr>
              <w:t xml:space="preserve">Ministerio del Trabajo, Empleo y Previsión Social (s.f.). </w:t>
            </w:r>
            <w:r w:rsidRPr="00375759">
              <w:rPr>
                <w:i/>
                <w:iCs/>
                <w:sz w:val="21"/>
                <w:szCs w:val="21"/>
              </w:rPr>
              <w:t>Guía de gestión sindical</w:t>
            </w:r>
            <w:r w:rsidRPr="00375759">
              <w:rPr>
                <w:sz w:val="21"/>
                <w:szCs w:val="21"/>
              </w:rPr>
              <w:t>.</w:t>
            </w:r>
          </w:p>
        </w:tc>
      </w:tr>
      <w:tr w:rsidR="00D569F3" w14:paraId="7D4A5F46" w14:textId="77777777">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7CDD8B" w14:textId="77777777" w:rsidR="00D569F3" w:rsidRPr="00375759" w:rsidRDefault="00D569F3" w:rsidP="00D569F3">
            <w:pPr>
              <w:spacing w:before="20" w:after="20"/>
            </w:pPr>
            <w:r w:rsidRPr="00375759">
              <w:rPr>
                <w:b/>
                <w:bCs/>
                <w:i/>
                <w:iCs/>
                <w:sz w:val="21"/>
                <w:szCs w:val="21"/>
              </w:rPr>
              <w:t>Bibliografía complementaria:</w:t>
            </w:r>
          </w:p>
          <w:p w14:paraId="0F4C147C" w14:textId="77777777" w:rsidR="00D569F3" w:rsidRPr="00375759" w:rsidRDefault="00D569F3" w:rsidP="00D569F3">
            <w:pPr>
              <w:spacing w:before="10" w:after="10"/>
              <w:ind w:left="360" w:hanging="360"/>
            </w:pPr>
            <w:r w:rsidRPr="00375759">
              <w:rPr>
                <w:sz w:val="21"/>
                <w:szCs w:val="21"/>
              </w:rPr>
              <w:t xml:space="preserve">Borrajos, E. (1970). </w:t>
            </w:r>
            <w:r w:rsidRPr="00375759">
              <w:rPr>
                <w:i/>
                <w:iCs/>
                <w:sz w:val="21"/>
                <w:szCs w:val="21"/>
              </w:rPr>
              <w:t>Derecho del trabajo</w:t>
            </w:r>
            <w:r w:rsidRPr="00375759">
              <w:rPr>
                <w:sz w:val="21"/>
                <w:szCs w:val="21"/>
              </w:rPr>
              <w:t>. Madrid: Editorial Doncel.</w:t>
            </w:r>
          </w:p>
          <w:p w14:paraId="74BA9D9A" w14:textId="77777777" w:rsidR="00D569F3" w:rsidRPr="00375759" w:rsidRDefault="00D569F3" w:rsidP="00D569F3">
            <w:pPr>
              <w:spacing w:before="10" w:after="10"/>
              <w:ind w:left="360" w:hanging="360"/>
            </w:pPr>
            <w:r w:rsidRPr="00375759">
              <w:rPr>
                <w:sz w:val="21"/>
                <w:szCs w:val="21"/>
              </w:rPr>
              <w:t xml:space="preserve">Cabanellas de Torres, G. (1992). </w:t>
            </w:r>
            <w:r w:rsidRPr="00375759">
              <w:rPr>
                <w:i/>
                <w:iCs/>
                <w:sz w:val="21"/>
                <w:szCs w:val="21"/>
              </w:rPr>
              <w:t>Compendio de derecho laboral</w:t>
            </w:r>
            <w:r w:rsidRPr="00375759">
              <w:rPr>
                <w:sz w:val="21"/>
                <w:szCs w:val="21"/>
              </w:rPr>
              <w:t xml:space="preserve">. Tomo I. 3ra. edición actualizada y aumentada por G. Cabanellas de las Cuevas. Buenos Aires: </w:t>
            </w:r>
            <w:proofErr w:type="spellStart"/>
            <w:r w:rsidRPr="00375759">
              <w:rPr>
                <w:sz w:val="21"/>
                <w:szCs w:val="21"/>
              </w:rPr>
              <w:t>Heliasta</w:t>
            </w:r>
            <w:proofErr w:type="spellEnd"/>
            <w:r w:rsidRPr="00375759">
              <w:rPr>
                <w:sz w:val="21"/>
                <w:szCs w:val="21"/>
              </w:rPr>
              <w:t>.</w:t>
            </w:r>
          </w:p>
          <w:p w14:paraId="363D24DE" w14:textId="77777777" w:rsidR="00D569F3" w:rsidRPr="00375759" w:rsidRDefault="00D569F3" w:rsidP="00D569F3">
            <w:pPr>
              <w:spacing w:before="10" w:after="10"/>
              <w:ind w:left="360" w:hanging="360"/>
            </w:pPr>
            <w:r w:rsidRPr="00375759">
              <w:rPr>
                <w:sz w:val="21"/>
                <w:szCs w:val="21"/>
              </w:rPr>
              <w:t xml:space="preserve">Cavazos Flores, B. (s.f.). </w:t>
            </w:r>
            <w:r w:rsidRPr="00375759">
              <w:rPr>
                <w:i/>
                <w:iCs/>
                <w:sz w:val="21"/>
                <w:szCs w:val="21"/>
              </w:rPr>
              <w:t>40 lecciones de derecho laboral</w:t>
            </w:r>
            <w:r w:rsidRPr="00375759">
              <w:rPr>
                <w:sz w:val="21"/>
                <w:szCs w:val="21"/>
              </w:rPr>
              <w:t>. México: Trillas.</w:t>
            </w:r>
          </w:p>
          <w:p w14:paraId="62BC1F27" w14:textId="77777777" w:rsidR="00D569F3" w:rsidRPr="00375759" w:rsidRDefault="00D569F3" w:rsidP="00D569F3">
            <w:pPr>
              <w:spacing w:before="10" w:after="10"/>
              <w:ind w:left="360" w:hanging="360"/>
            </w:pPr>
            <w:proofErr w:type="spellStart"/>
            <w:r w:rsidRPr="00375759">
              <w:rPr>
                <w:sz w:val="21"/>
                <w:szCs w:val="21"/>
              </w:rPr>
              <w:t>Claure</w:t>
            </w:r>
            <w:proofErr w:type="spellEnd"/>
            <w:r w:rsidRPr="00375759">
              <w:rPr>
                <w:sz w:val="21"/>
                <w:szCs w:val="21"/>
              </w:rPr>
              <w:t xml:space="preserve"> </w:t>
            </w:r>
            <w:proofErr w:type="spellStart"/>
            <w:r w:rsidRPr="00375759">
              <w:rPr>
                <w:sz w:val="21"/>
                <w:szCs w:val="21"/>
              </w:rPr>
              <w:t>Sensano</w:t>
            </w:r>
            <w:proofErr w:type="spellEnd"/>
            <w:r w:rsidRPr="00375759">
              <w:rPr>
                <w:sz w:val="21"/>
                <w:szCs w:val="21"/>
              </w:rPr>
              <w:t xml:space="preserve">, G. E. (2006). </w:t>
            </w:r>
            <w:r w:rsidRPr="00375759">
              <w:rPr>
                <w:i/>
                <w:iCs/>
                <w:sz w:val="21"/>
                <w:szCs w:val="21"/>
              </w:rPr>
              <w:t>Legislación laboral aplicada</w:t>
            </w:r>
            <w:r w:rsidRPr="00375759">
              <w:rPr>
                <w:sz w:val="21"/>
                <w:szCs w:val="21"/>
              </w:rPr>
              <w:t>. Bolivia: La Hoguera Investigación.</w:t>
            </w:r>
          </w:p>
          <w:p w14:paraId="66041872" w14:textId="77777777" w:rsidR="00D569F3" w:rsidRPr="00375759" w:rsidRDefault="00D569F3" w:rsidP="00D569F3">
            <w:pPr>
              <w:spacing w:before="10" w:after="10"/>
              <w:ind w:left="360" w:hanging="360"/>
            </w:pPr>
            <w:r w:rsidRPr="00375759">
              <w:rPr>
                <w:sz w:val="21"/>
                <w:szCs w:val="21"/>
              </w:rPr>
              <w:t xml:space="preserve">De </w:t>
            </w:r>
            <w:proofErr w:type="spellStart"/>
            <w:r w:rsidRPr="00375759">
              <w:rPr>
                <w:sz w:val="21"/>
                <w:szCs w:val="21"/>
              </w:rPr>
              <w:t>Chazal</w:t>
            </w:r>
            <w:proofErr w:type="spellEnd"/>
            <w:r w:rsidRPr="00375759">
              <w:rPr>
                <w:sz w:val="21"/>
                <w:szCs w:val="21"/>
              </w:rPr>
              <w:t xml:space="preserve"> Palomo, J. A. (s.f.). </w:t>
            </w:r>
            <w:r w:rsidRPr="00375759">
              <w:rPr>
                <w:i/>
                <w:iCs/>
                <w:sz w:val="21"/>
                <w:szCs w:val="21"/>
              </w:rPr>
              <w:t>Fundamentos de derecho laboral y social</w:t>
            </w:r>
            <w:r w:rsidRPr="00375759">
              <w:rPr>
                <w:sz w:val="21"/>
                <w:szCs w:val="21"/>
              </w:rPr>
              <w:t>. Santa Cruz - Bolivia.</w:t>
            </w:r>
          </w:p>
          <w:p w14:paraId="462AC23A" w14:textId="77777777" w:rsidR="00D569F3" w:rsidRPr="00375759" w:rsidRDefault="00D569F3" w:rsidP="00D569F3">
            <w:pPr>
              <w:spacing w:before="10" w:after="10"/>
              <w:ind w:left="360" w:hanging="360"/>
            </w:pPr>
            <w:r w:rsidRPr="00375759">
              <w:rPr>
                <w:sz w:val="21"/>
                <w:szCs w:val="21"/>
              </w:rPr>
              <w:t xml:space="preserve">De la Fuente H., H. (1982). </w:t>
            </w:r>
            <w:r w:rsidRPr="00375759">
              <w:rPr>
                <w:i/>
                <w:iCs/>
                <w:sz w:val="21"/>
                <w:szCs w:val="21"/>
              </w:rPr>
              <w:t>Tratado de derecho del trabajo</w:t>
            </w:r>
            <w:r w:rsidRPr="00375759">
              <w:rPr>
                <w:sz w:val="21"/>
                <w:szCs w:val="21"/>
              </w:rPr>
              <w:t xml:space="preserve">. Tomo 3, cap. VIII a XI, dirigido por A. Vásquez </w:t>
            </w:r>
            <w:proofErr w:type="spellStart"/>
            <w:r w:rsidRPr="00375759">
              <w:rPr>
                <w:sz w:val="21"/>
                <w:szCs w:val="21"/>
              </w:rPr>
              <w:t>Vialard</w:t>
            </w:r>
            <w:proofErr w:type="spellEnd"/>
            <w:r w:rsidRPr="00375759">
              <w:rPr>
                <w:sz w:val="21"/>
                <w:szCs w:val="21"/>
              </w:rPr>
              <w:t xml:space="preserve">. Buenos Aires: </w:t>
            </w:r>
            <w:proofErr w:type="spellStart"/>
            <w:r w:rsidRPr="00375759">
              <w:rPr>
                <w:sz w:val="21"/>
                <w:szCs w:val="21"/>
              </w:rPr>
              <w:t>Astrea</w:t>
            </w:r>
            <w:proofErr w:type="spellEnd"/>
            <w:r w:rsidRPr="00375759">
              <w:rPr>
                <w:sz w:val="21"/>
                <w:szCs w:val="21"/>
              </w:rPr>
              <w:t>.</w:t>
            </w:r>
          </w:p>
          <w:p w14:paraId="716A0BBA" w14:textId="77777777" w:rsidR="00D569F3" w:rsidRPr="00375759" w:rsidRDefault="00D569F3" w:rsidP="00D569F3">
            <w:pPr>
              <w:spacing w:before="10" w:after="10"/>
              <w:ind w:left="360" w:hanging="360"/>
            </w:pPr>
            <w:r w:rsidRPr="00375759">
              <w:rPr>
                <w:sz w:val="21"/>
                <w:szCs w:val="21"/>
              </w:rPr>
              <w:t xml:space="preserve">Del Granado Cosío, J. (1985). </w:t>
            </w:r>
            <w:r w:rsidRPr="00375759">
              <w:rPr>
                <w:i/>
                <w:iCs/>
                <w:sz w:val="21"/>
                <w:szCs w:val="21"/>
              </w:rPr>
              <w:t>Manual de legislación del trabajo</w:t>
            </w:r>
            <w:r w:rsidRPr="00375759">
              <w:rPr>
                <w:sz w:val="21"/>
                <w:szCs w:val="21"/>
              </w:rPr>
              <w:t xml:space="preserve">. Cochabamba - Bolivia: </w:t>
            </w:r>
            <w:proofErr w:type="spellStart"/>
            <w:r w:rsidRPr="00375759">
              <w:rPr>
                <w:sz w:val="21"/>
                <w:szCs w:val="21"/>
              </w:rPr>
              <w:t>Censed</w:t>
            </w:r>
            <w:proofErr w:type="spellEnd"/>
            <w:r w:rsidRPr="00375759">
              <w:rPr>
                <w:sz w:val="21"/>
                <w:szCs w:val="21"/>
              </w:rPr>
              <w:t>.</w:t>
            </w:r>
          </w:p>
          <w:p w14:paraId="0C50C48D" w14:textId="77777777" w:rsidR="00D569F3" w:rsidRPr="00375759" w:rsidRDefault="00D569F3" w:rsidP="00D569F3">
            <w:pPr>
              <w:spacing w:before="10" w:after="10"/>
              <w:ind w:left="360" w:hanging="360"/>
            </w:pPr>
            <w:proofErr w:type="spellStart"/>
            <w:r w:rsidRPr="00375759">
              <w:rPr>
                <w:sz w:val="21"/>
                <w:szCs w:val="21"/>
              </w:rPr>
              <w:t>Frerking</w:t>
            </w:r>
            <w:proofErr w:type="spellEnd"/>
            <w:r w:rsidRPr="00375759">
              <w:rPr>
                <w:sz w:val="21"/>
                <w:szCs w:val="21"/>
              </w:rPr>
              <w:t xml:space="preserve"> Salas, O. (1958). </w:t>
            </w:r>
            <w:r w:rsidRPr="00375759">
              <w:rPr>
                <w:i/>
                <w:iCs/>
                <w:sz w:val="21"/>
                <w:szCs w:val="21"/>
              </w:rPr>
              <w:t>Curso de derecho del trabajo</w:t>
            </w:r>
            <w:r w:rsidRPr="00375759">
              <w:rPr>
                <w:sz w:val="21"/>
                <w:szCs w:val="21"/>
              </w:rPr>
              <w:t>. Primera parte. Sucre - Bolivia: Universidad Mayor de San Francisco Xavier de Chuquisaca, Librería Universitaria.</w:t>
            </w:r>
          </w:p>
          <w:p w14:paraId="119110F2" w14:textId="77777777" w:rsidR="00D569F3" w:rsidRPr="00375759" w:rsidRDefault="00D569F3" w:rsidP="00D569F3">
            <w:pPr>
              <w:spacing w:before="10" w:after="10"/>
              <w:ind w:left="360" w:hanging="360"/>
            </w:pPr>
            <w:r w:rsidRPr="00375759">
              <w:rPr>
                <w:sz w:val="21"/>
                <w:szCs w:val="21"/>
              </w:rPr>
              <w:t xml:space="preserve">Gaete Berríos, A. et al. (1946). </w:t>
            </w:r>
            <w:r w:rsidRPr="00375759">
              <w:rPr>
                <w:i/>
                <w:iCs/>
                <w:sz w:val="21"/>
                <w:szCs w:val="21"/>
              </w:rPr>
              <w:t>Tratado elemental de derecho del trabajo, doctrinas sociales, legislación y política social</w:t>
            </w:r>
            <w:r w:rsidRPr="00375759">
              <w:rPr>
                <w:sz w:val="21"/>
                <w:szCs w:val="21"/>
              </w:rPr>
              <w:t>. Santiago.</w:t>
            </w:r>
          </w:p>
          <w:p w14:paraId="0543BE7A" w14:textId="77777777" w:rsidR="00D569F3" w:rsidRPr="00375759" w:rsidRDefault="00D569F3" w:rsidP="00D569F3">
            <w:pPr>
              <w:spacing w:before="10" w:after="10"/>
              <w:ind w:left="360" w:hanging="360"/>
            </w:pPr>
            <w:proofErr w:type="spellStart"/>
            <w:r w:rsidRPr="00375759">
              <w:rPr>
                <w:sz w:val="21"/>
                <w:szCs w:val="21"/>
              </w:rPr>
              <w:t>Krotoschin</w:t>
            </w:r>
            <w:proofErr w:type="spellEnd"/>
            <w:r w:rsidRPr="00375759">
              <w:rPr>
                <w:sz w:val="21"/>
                <w:szCs w:val="21"/>
              </w:rPr>
              <w:t xml:space="preserve">, E. (1962). </w:t>
            </w:r>
            <w:r w:rsidRPr="00375759">
              <w:rPr>
                <w:i/>
                <w:iCs/>
                <w:sz w:val="21"/>
                <w:szCs w:val="21"/>
              </w:rPr>
              <w:t>Tratado práctico de derecho del trabajo</w:t>
            </w:r>
            <w:r w:rsidRPr="00375759">
              <w:rPr>
                <w:sz w:val="21"/>
                <w:szCs w:val="21"/>
              </w:rPr>
              <w:t xml:space="preserve">. Volumen I. 2da. edición. Buenos Aires: </w:t>
            </w:r>
            <w:proofErr w:type="spellStart"/>
            <w:r w:rsidRPr="00375759">
              <w:rPr>
                <w:sz w:val="21"/>
                <w:szCs w:val="21"/>
              </w:rPr>
              <w:t>Depalma</w:t>
            </w:r>
            <w:proofErr w:type="spellEnd"/>
            <w:r w:rsidRPr="00375759">
              <w:rPr>
                <w:sz w:val="21"/>
                <w:szCs w:val="21"/>
              </w:rPr>
              <w:t>.</w:t>
            </w:r>
          </w:p>
          <w:p w14:paraId="12EF0865" w14:textId="77777777" w:rsidR="00D569F3" w:rsidRPr="00375759" w:rsidRDefault="00D569F3" w:rsidP="00D569F3">
            <w:pPr>
              <w:spacing w:before="10" w:after="10"/>
              <w:ind w:left="360" w:hanging="360"/>
            </w:pPr>
            <w:r w:rsidRPr="00375759">
              <w:rPr>
                <w:sz w:val="21"/>
                <w:szCs w:val="21"/>
              </w:rPr>
              <w:t xml:space="preserve">Marc, J. E. (1979). </w:t>
            </w:r>
            <w:r w:rsidRPr="00375759">
              <w:rPr>
                <w:i/>
                <w:iCs/>
                <w:sz w:val="21"/>
                <w:szCs w:val="21"/>
              </w:rPr>
              <w:t>Introducción al derecho laboral</w:t>
            </w:r>
            <w:r w:rsidRPr="00375759">
              <w:rPr>
                <w:sz w:val="21"/>
                <w:szCs w:val="21"/>
              </w:rPr>
              <w:t xml:space="preserve">. Buenos Aires: </w:t>
            </w:r>
            <w:proofErr w:type="spellStart"/>
            <w:r w:rsidRPr="00375759">
              <w:rPr>
                <w:sz w:val="21"/>
                <w:szCs w:val="21"/>
              </w:rPr>
              <w:t>Depalma</w:t>
            </w:r>
            <w:proofErr w:type="spellEnd"/>
            <w:r w:rsidRPr="00375759">
              <w:rPr>
                <w:sz w:val="21"/>
                <w:szCs w:val="21"/>
              </w:rPr>
              <w:t>.</w:t>
            </w:r>
          </w:p>
          <w:p w14:paraId="7721B566" w14:textId="77777777" w:rsidR="00D569F3" w:rsidRPr="00375759" w:rsidRDefault="00D569F3" w:rsidP="00D569F3">
            <w:pPr>
              <w:spacing w:before="10" w:after="10"/>
              <w:ind w:left="360" w:hanging="360"/>
            </w:pPr>
            <w:r w:rsidRPr="00375759">
              <w:rPr>
                <w:sz w:val="21"/>
                <w:szCs w:val="21"/>
              </w:rPr>
              <w:t xml:space="preserve">Montesinos </w:t>
            </w:r>
            <w:proofErr w:type="spellStart"/>
            <w:r w:rsidRPr="00375759">
              <w:rPr>
                <w:sz w:val="21"/>
                <w:szCs w:val="21"/>
              </w:rPr>
              <w:t>Albiol</w:t>
            </w:r>
            <w:proofErr w:type="spellEnd"/>
            <w:r w:rsidRPr="00375759">
              <w:rPr>
                <w:sz w:val="21"/>
                <w:szCs w:val="21"/>
              </w:rPr>
              <w:t xml:space="preserve">, I. et al. (2000). </w:t>
            </w:r>
            <w:r w:rsidRPr="00375759">
              <w:rPr>
                <w:i/>
                <w:iCs/>
                <w:sz w:val="21"/>
                <w:szCs w:val="21"/>
              </w:rPr>
              <w:t>Derecho del trabajo, fuentes y contrato individual</w:t>
            </w:r>
            <w:r w:rsidRPr="00375759">
              <w:rPr>
                <w:sz w:val="21"/>
                <w:szCs w:val="21"/>
              </w:rPr>
              <w:t>. 2da. edición. Valencia: Tirant lo Blanch.</w:t>
            </w:r>
          </w:p>
          <w:p w14:paraId="6338F86C" w14:textId="77777777" w:rsidR="00D569F3" w:rsidRPr="00375759" w:rsidRDefault="00D569F3" w:rsidP="00D569F3">
            <w:pPr>
              <w:spacing w:before="10" w:after="10"/>
              <w:ind w:left="360" w:hanging="360"/>
            </w:pPr>
            <w:r w:rsidRPr="00375759">
              <w:rPr>
                <w:sz w:val="21"/>
                <w:szCs w:val="21"/>
              </w:rPr>
              <w:t xml:space="preserve">Olmos </w:t>
            </w:r>
            <w:proofErr w:type="spellStart"/>
            <w:r w:rsidRPr="00375759">
              <w:rPr>
                <w:sz w:val="21"/>
                <w:szCs w:val="21"/>
              </w:rPr>
              <w:t>Osinaga</w:t>
            </w:r>
            <w:proofErr w:type="spellEnd"/>
            <w:r w:rsidRPr="00375759">
              <w:rPr>
                <w:sz w:val="21"/>
                <w:szCs w:val="21"/>
              </w:rPr>
              <w:t xml:space="preserve">, M. (1974). </w:t>
            </w:r>
            <w:r w:rsidRPr="00375759">
              <w:rPr>
                <w:i/>
                <w:iCs/>
                <w:sz w:val="21"/>
                <w:szCs w:val="21"/>
              </w:rPr>
              <w:t>Compendio de derecho del trabajo, doctrina, legislación, jurisprudencia</w:t>
            </w:r>
            <w:r w:rsidRPr="00375759">
              <w:rPr>
                <w:sz w:val="21"/>
                <w:szCs w:val="21"/>
              </w:rPr>
              <w:t>. La Paz - Bolivia.</w:t>
            </w:r>
          </w:p>
          <w:p w14:paraId="1B9F3681" w14:textId="77777777" w:rsidR="00D569F3" w:rsidRPr="00375759" w:rsidRDefault="00D569F3" w:rsidP="00D569F3">
            <w:pPr>
              <w:spacing w:before="10" w:after="10"/>
              <w:ind w:left="360" w:hanging="360"/>
            </w:pPr>
            <w:r w:rsidRPr="00375759">
              <w:rPr>
                <w:sz w:val="21"/>
                <w:szCs w:val="21"/>
              </w:rPr>
              <w:t xml:space="preserve">Pérez Botija, E. (1957). </w:t>
            </w:r>
            <w:r w:rsidRPr="00375759">
              <w:rPr>
                <w:i/>
                <w:iCs/>
                <w:sz w:val="21"/>
                <w:szCs w:val="21"/>
              </w:rPr>
              <w:t>Curso de derecho del trabajo</w:t>
            </w:r>
            <w:r w:rsidRPr="00375759">
              <w:rPr>
                <w:sz w:val="21"/>
                <w:szCs w:val="21"/>
              </w:rPr>
              <w:t xml:space="preserve">. 5ta. edición. Madrid: </w:t>
            </w:r>
            <w:proofErr w:type="spellStart"/>
            <w:r w:rsidRPr="00375759">
              <w:rPr>
                <w:sz w:val="21"/>
                <w:szCs w:val="21"/>
              </w:rPr>
              <w:t>Tecnos</w:t>
            </w:r>
            <w:proofErr w:type="spellEnd"/>
            <w:r w:rsidRPr="00375759">
              <w:rPr>
                <w:sz w:val="21"/>
                <w:szCs w:val="21"/>
              </w:rPr>
              <w:t>.</w:t>
            </w:r>
          </w:p>
          <w:p w14:paraId="45FAC296" w14:textId="77777777" w:rsidR="00D569F3" w:rsidRPr="00375759" w:rsidRDefault="00D569F3" w:rsidP="00D569F3">
            <w:pPr>
              <w:spacing w:before="10" w:after="10"/>
              <w:ind w:left="360" w:hanging="360"/>
            </w:pPr>
            <w:r w:rsidRPr="00375759">
              <w:rPr>
                <w:sz w:val="21"/>
                <w:szCs w:val="21"/>
              </w:rPr>
              <w:t xml:space="preserve">Pérez, B. (1983). </w:t>
            </w:r>
            <w:r w:rsidRPr="00375759">
              <w:rPr>
                <w:i/>
                <w:iCs/>
                <w:sz w:val="21"/>
                <w:szCs w:val="21"/>
              </w:rPr>
              <w:t>Derecho del trabajo</w:t>
            </w:r>
            <w:r w:rsidRPr="00375759">
              <w:rPr>
                <w:sz w:val="21"/>
                <w:szCs w:val="21"/>
              </w:rPr>
              <w:t xml:space="preserve">. Buenos Aires: </w:t>
            </w:r>
            <w:proofErr w:type="spellStart"/>
            <w:r w:rsidRPr="00375759">
              <w:rPr>
                <w:sz w:val="21"/>
                <w:szCs w:val="21"/>
              </w:rPr>
              <w:t>Astrea</w:t>
            </w:r>
            <w:proofErr w:type="spellEnd"/>
            <w:r w:rsidRPr="00375759">
              <w:rPr>
                <w:sz w:val="21"/>
                <w:szCs w:val="21"/>
              </w:rPr>
              <w:t>.</w:t>
            </w:r>
          </w:p>
          <w:p w14:paraId="4007D886" w14:textId="77777777" w:rsidR="00D569F3" w:rsidRPr="00375759" w:rsidRDefault="00D569F3" w:rsidP="00D569F3">
            <w:pPr>
              <w:spacing w:before="10" w:after="10"/>
              <w:ind w:left="360" w:hanging="360"/>
            </w:pPr>
            <w:r w:rsidRPr="00375759">
              <w:rPr>
                <w:sz w:val="21"/>
                <w:szCs w:val="21"/>
              </w:rPr>
              <w:t xml:space="preserve">Tola Fernández, R. (2014). </w:t>
            </w:r>
            <w:r w:rsidRPr="00375759">
              <w:rPr>
                <w:i/>
                <w:iCs/>
                <w:sz w:val="21"/>
                <w:szCs w:val="21"/>
              </w:rPr>
              <w:t>Derecho laboral</w:t>
            </w:r>
            <w:r w:rsidRPr="00375759">
              <w:rPr>
                <w:sz w:val="21"/>
                <w:szCs w:val="21"/>
              </w:rPr>
              <w:t>. La Paz - Bolivia: Editorial San José.</w:t>
            </w:r>
          </w:p>
          <w:p w14:paraId="080A52F7" w14:textId="77777777" w:rsidR="00D569F3" w:rsidRPr="00375759" w:rsidRDefault="00D569F3" w:rsidP="00D569F3">
            <w:pPr>
              <w:spacing w:before="10" w:after="10"/>
              <w:ind w:left="360" w:hanging="360"/>
            </w:pPr>
            <w:r w:rsidRPr="00375759">
              <w:rPr>
                <w:sz w:val="21"/>
                <w:szCs w:val="21"/>
              </w:rPr>
              <w:t xml:space="preserve">Tola Fernández, R. (2022). </w:t>
            </w:r>
            <w:r w:rsidRPr="00375759">
              <w:rPr>
                <w:i/>
                <w:iCs/>
                <w:sz w:val="21"/>
                <w:szCs w:val="21"/>
              </w:rPr>
              <w:t>Condiciones generales del trabajo</w:t>
            </w:r>
            <w:r w:rsidRPr="00375759">
              <w:rPr>
                <w:sz w:val="21"/>
                <w:szCs w:val="21"/>
              </w:rPr>
              <w:t>. La Paz - Bolivia.</w:t>
            </w:r>
          </w:p>
          <w:p w14:paraId="0F1D8FBF" w14:textId="77777777" w:rsidR="00D569F3" w:rsidRPr="00375759" w:rsidRDefault="00D569F3" w:rsidP="00D569F3">
            <w:pPr>
              <w:spacing w:before="10" w:after="10"/>
              <w:ind w:left="360" w:hanging="360"/>
            </w:pPr>
            <w:r w:rsidRPr="00375759">
              <w:rPr>
                <w:sz w:val="21"/>
                <w:szCs w:val="21"/>
              </w:rPr>
              <w:t xml:space="preserve">Tola Fernández, R. (2023). </w:t>
            </w:r>
            <w:r w:rsidRPr="00375759">
              <w:rPr>
                <w:i/>
                <w:iCs/>
                <w:sz w:val="21"/>
                <w:szCs w:val="21"/>
              </w:rPr>
              <w:t>Guía de contratos individuales de trabajo aplicables al análisis contable</w:t>
            </w:r>
            <w:r w:rsidRPr="00375759">
              <w:rPr>
                <w:sz w:val="21"/>
                <w:szCs w:val="21"/>
              </w:rPr>
              <w:t>. La Paz - Bolivia: Editorial San José.</w:t>
            </w:r>
          </w:p>
          <w:p w14:paraId="7C2046D5" w14:textId="77777777" w:rsidR="00D569F3" w:rsidRPr="00375759" w:rsidRDefault="00D569F3" w:rsidP="00D569F3">
            <w:pPr>
              <w:spacing w:before="10" w:after="10"/>
              <w:ind w:left="360" w:hanging="360"/>
            </w:pPr>
            <w:r w:rsidRPr="00375759">
              <w:rPr>
                <w:sz w:val="21"/>
                <w:szCs w:val="21"/>
              </w:rPr>
              <w:t xml:space="preserve">Vásquez </w:t>
            </w:r>
            <w:proofErr w:type="spellStart"/>
            <w:r w:rsidRPr="00375759">
              <w:rPr>
                <w:sz w:val="21"/>
                <w:szCs w:val="21"/>
              </w:rPr>
              <w:t>Vialard</w:t>
            </w:r>
            <w:proofErr w:type="spellEnd"/>
            <w:r w:rsidRPr="00375759">
              <w:rPr>
                <w:sz w:val="21"/>
                <w:szCs w:val="21"/>
              </w:rPr>
              <w:t xml:space="preserve">, A. (1989). </w:t>
            </w:r>
            <w:r w:rsidRPr="00375759">
              <w:rPr>
                <w:i/>
                <w:iCs/>
                <w:sz w:val="21"/>
                <w:szCs w:val="21"/>
              </w:rPr>
              <w:t>Derecho del trabajo y de la seguridad social</w:t>
            </w:r>
            <w:r w:rsidRPr="00375759">
              <w:rPr>
                <w:sz w:val="21"/>
                <w:szCs w:val="21"/>
              </w:rPr>
              <w:t xml:space="preserve">. Tomo I. 4ta. edición actualizada. Buenos Aires: </w:t>
            </w:r>
            <w:proofErr w:type="spellStart"/>
            <w:r w:rsidRPr="00375759">
              <w:rPr>
                <w:sz w:val="21"/>
                <w:szCs w:val="21"/>
              </w:rPr>
              <w:t>Astrea</w:t>
            </w:r>
            <w:proofErr w:type="spellEnd"/>
            <w:r w:rsidRPr="00375759">
              <w:rPr>
                <w:sz w:val="21"/>
                <w:szCs w:val="21"/>
              </w:rPr>
              <w:t>.</w:t>
            </w:r>
          </w:p>
        </w:tc>
      </w:tr>
    </w:tbl>
    <w:p w14:paraId="2935F10C" w14:textId="77777777" w:rsidR="002451E5" w:rsidRDefault="002451E5"/>
    <w:sectPr w:rsidR="002451E5">
      <w:footerReference w:type="default" r:id="rId7"/>
      <w:pgSz w:w="12240" w:h="15840"/>
      <w:pgMar w:top="1134" w:right="1140" w:bottom="1134" w:left="11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B6852" w14:textId="77777777" w:rsidR="00DC2C4A" w:rsidRDefault="00DC2C4A">
      <w:r>
        <w:separator/>
      </w:r>
    </w:p>
  </w:endnote>
  <w:endnote w:type="continuationSeparator" w:id="0">
    <w:p w14:paraId="3E012DD0" w14:textId="77777777" w:rsidR="00DC2C4A" w:rsidRDefault="00DC2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C17C7" w14:textId="77777777" w:rsidR="009C643F" w:rsidRDefault="009C643F">
    <w:pPr>
      <w:jc w:val="right"/>
    </w:pPr>
    <w:r>
      <w:rPr>
        <w:b/>
        <w:bCs/>
        <w:i/>
        <w:iCs/>
        <w:sz w:val="20"/>
        <w:szCs w:val="20"/>
      </w:rPr>
      <w:fldChar w:fldCharType="begin"/>
    </w:r>
    <w:r>
      <w:rPr>
        <w:b/>
        <w:bCs/>
        <w:i/>
        <w:iCs/>
        <w:sz w:val="20"/>
        <w:szCs w:val="20"/>
      </w:rPr>
      <w:instrText>PAGE</w:instrText>
    </w:r>
    <w:r>
      <w:rPr>
        <w:b/>
        <w:bCs/>
        <w:i/>
        <w:iCs/>
        <w:sz w:val="20"/>
        <w:szCs w:val="20"/>
      </w:rPr>
      <w:fldChar w:fldCharType="separate"/>
    </w:r>
    <w:r w:rsidR="002C7A8D">
      <w:rPr>
        <w:b/>
        <w:bCs/>
        <w:i/>
        <w:iCs/>
        <w:noProof/>
        <w:sz w:val="20"/>
        <w:szCs w:val="20"/>
      </w:rPr>
      <w:t>13</w:t>
    </w:r>
    <w:r>
      <w:rPr>
        <w:b/>
        <w:bCs/>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63E83" w14:textId="77777777" w:rsidR="00DC2C4A" w:rsidRDefault="00DC2C4A">
      <w:r>
        <w:separator/>
      </w:r>
    </w:p>
  </w:footnote>
  <w:footnote w:type="continuationSeparator" w:id="0">
    <w:p w14:paraId="7B995CEC" w14:textId="77777777" w:rsidR="00DC2C4A" w:rsidRDefault="00DC2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0B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B3386"/>
    <w:multiLevelType w:val="hybridMultilevel"/>
    <w:tmpl w:val="FCA2584E"/>
    <w:lvl w:ilvl="0" w:tplc="2B36028C">
      <w:start w:val="1"/>
      <w:numFmt w:val="decimal"/>
      <w:lvlText w:val="%1."/>
      <w:lvlJc w:val="left"/>
      <w:pPr>
        <w:ind w:left="760" w:hanging="360"/>
      </w:pPr>
      <w:rPr>
        <w:rFonts w:hint="default"/>
        <w:sz w:val="21"/>
      </w:rPr>
    </w:lvl>
    <w:lvl w:ilvl="1" w:tplc="400A0019" w:tentative="1">
      <w:start w:val="1"/>
      <w:numFmt w:val="lowerLetter"/>
      <w:lvlText w:val="%2."/>
      <w:lvlJc w:val="left"/>
      <w:pPr>
        <w:ind w:left="1480" w:hanging="360"/>
      </w:pPr>
    </w:lvl>
    <w:lvl w:ilvl="2" w:tplc="400A001B" w:tentative="1">
      <w:start w:val="1"/>
      <w:numFmt w:val="lowerRoman"/>
      <w:lvlText w:val="%3."/>
      <w:lvlJc w:val="right"/>
      <w:pPr>
        <w:ind w:left="2200" w:hanging="180"/>
      </w:pPr>
    </w:lvl>
    <w:lvl w:ilvl="3" w:tplc="400A000F" w:tentative="1">
      <w:start w:val="1"/>
      <w:numFmt w:val="decimal"/>
      <w:lvlText w:val="%4."/>
      <w:lvlJc w:val="left"/>
      <w:pPr>
        <w:ind w:left="2920" w:hanging="360"/>
      </w:pPr>
    </w:lvl>
    <w:lvl w:ilvl="4" w:tplc="400A0019" w:tentative="1">
      <w:start w:val="1"/>
      <w:numFmt w:val="lowerLetter"/>
      <w:lvlText w:val="%5."/>
      <w:lvlJc w:val="left"/>
      <w:pPr>
        <w:ind w:left="3640" w:hanging="360"/>
      </w:pPr>
    </w:lvl>
    <w:lvl w:ilvl="5" w:tplc="400A001B" w:tentative="1">
      <w:start w:val="1"/>
      <w:numFmt w:val="lowerRoman"/>
      <w:lvlText w:val="%6."/>
      <w:lvlJc w:val="right"/>
      <w:pPr>
        <w:ind w:left="4360" w:hanging="180"/>
      </w:pPr>
    </w:lvl>
    <w:lvl w:ilvl="6" w:tplc="400A000F" w:tentative="1">
      <w:start w:val="1"/>
      <w:numFmt w:val="decimal"/>
      <w:lvlText w:val="%7."/>
      <w:lvlJc w:val="left"/>
      <w:pPr>
        <w:ind w:left="5080" w:hanging="360"/>
      </w:pPr>
    </w:lvl>
    <w:lvl w:ilvl="7" w:tplc="400A0019" w:tentative="1">
      <w:start w:val="1"/>
      <w:numFmt w:val="lowerLetter"/>
      <w:lvlText w:val="%8."/>
      <w:lvlJc w:val="left"/>
      <w:pPr>
        <w:ind w:left="5800" w:hanging="360"/>
      </w:pPr>
    </w:lvl>
    <w:lvl w:ilvl="8" w:tplc="400A001B" w:tentative="1">
      <w:start w:val="1"/>
      <w:numFmt w:val="lowerRoman"/>
      <w:lvlText w:val="%9."/>
      <w:lvlJc w:val="right"/>
      <w:pPr>
        <w:ind w:left="6520" w:hanging="180"/>
      </w:pPr>
    </w:lvl>
  </w:abstractNum>
  <w:abstractNum w:abstractNumId="2" w15:restartNumberingAfterBreak="0">
    <w:nsid w:val="29C76B88"/>
    <w:multiLevelType w:val="hybridMultilevel"/>
    <w:tmpl w:val="FFFFFFFF"/>
    <w:lvl w:ilvl="0" w:tplc="39BC4D44">
      <w:start w:val="1"/>
      <w:numFmt w:val="bullet"/>
      <w:lvlText w:val="•"/>
      <w:lvlJc w:val="left"/>
      <w:pPr>
        <w:ind w:left="260" w:hanging="220"/>
      </w:pPr>
    </w:lvl>
    <w:lvl w:ilvl="1" w:tplc="84F8A3E8">
      <w:numFmt w:val="decimal"/>
      <w:lvlText w:val=""/>
      <w:lvlJc w:val="left"/>
    </w:lvl>
    <w:lvl w:ilvl="2" w:tplc="75465B4C">
      <w:numFmt w:val="decimal"/>
      <w:lvlText w:val=""/>
      <w:lvlJc w:val="left"/>
    </w:lvl>
    <w:lvl w:ilvl="3" w:tplc="0608C6EE">
      <w:numFmt w:val="decimal"/>
      <w:lvlText w:val=""/>
      <w:lvlJc w:val="left"/>
    </w:lvl>
    <w:lvl w:ilvl="4" w:tplc="4CD0388A">
      <w:numFmt w:val="decimal"/>
      <w:lvlText w:val=""/>
      <w:lvlJc w:val="left"/>
    </w:lvl>
    <w:lvl w:ilvl="5" w:tplc="95E8714C">
      <w:numFmt w:val="decimal"/>
      <w:lvlText w:val=""/>
      <w:lvlJc w:val="left"/>
    </w:lvl>
    <w:lvl w:ilvl="6" w:tplc="C9AEBC10">
      <w:numFmt w:val="decimal"/>
      <w:lvlText w:val=""/>
      <w:lvlJc w:val="left"/>
    </w:lvl>
    <w:lvl w:ilvl="7" w:tplc="3B720D1A">
      <w:numFmt w:val="decimal"/>
      <w:lvlText w:val=""/>
      <w:lvlJc w:val="left"/>
    </w:lvl>
    <w:lvl w:ilvl="8" w:tplc="076AE496">
      <w:numFmt w:val="decimal"/>
      <w:lvlText w:val=""/>
      <w:lvlJc w:val="left"/>
    </w:lvl>
  </w:abstractNum>
  <w:abstractNum w:abstractNumId="3" w15:restartNumberingAfterBreak="0">
    <w:nsid w:val="39355B10"/>
    <w:multiLevelType w:val="hybridMultilevel"/>
    <w:tmpl w:val="58FE8F68"/>
    <w:lvl w:ilvl="0" w:tplc="EEB07C26">
      <w:start w:val="1"/>
      <w:numFmt w:val="decimal"/>
      <w:lvlText w:val="%1."/>
      <w:lvlJc w:val="left"/>
      <w:pPr>
        <w:ind w:left="760" w:hanging="360"/>
      </w:pPr>
      <w:rPr>
        <w:rFonts w:hint="default"/>
      </w:rPr>
    </w:lvl>
    <w:lvl w:ilvl="1" w:tplc="400A0019" w:tentative="1">
      <w:start w:val="1"/>
      <w:numFmt w:val="lowerLetter"/>
      <w:lvlText w:val="%2."/>
      <w:lvlJc w:val="left"/>
      <w:pPr>
        <w:ind w:left="1480" w:hanging="360"/>
      </w:pPr>
    </w:lvl>
    <w:lvl w:ilvl="2" w:tplc="400A001B" w:tentative="1">
      <w:start w:val="1"/>
      <w:numFmt w:val="lowerRoman"/>
      <w:lvlText w:val="%3."/>
      <w:lvlJc w:val="right"/>
      <w:pPr>
        <w:ind w:left="2200" w:hanging="180"/>
      </w:pPr>
    </w:lvl>
    <w:lvl w:ilvl="3" w:tplc="400A000F" w:tentative="1">
      <w:start w:val="1"/>
      <w:numFmt w:val="decimal"/>
      <w:lvlText w:val="%4."/>
      <w:lvlJc w:val="left"/>
      <w:pPr>
        <w:ind w:left="2920" w:hanging="360"/>
      </w:pPr>
    </w:lvl>
    <w:lvl w:ilvl="4" w:tplc="400A0019" w:tentative="1">
      <w:start w:val="1"/>
      <w:numFmt w:val="lowerLetter"/>
      <w:lvlText w:val="%5."/>
      <w:lvlJc w:val="left"/>
      <w:pPr>
        <w:ind w:left="3640" w:hanging="360"/>
      </w:pPr>
    </w:lvl>
    <w:lvl w:ilvl="5" w:tplc="400A001B" w:tentative="1">
      <w:start w:val="1"/>
      <w:numFmt w:val="lowerRoman"/>
      <w:lvlText w:val="%6."/>
      <w:lvlJc w:val="right"/>
      <w:pPr>
        <w:ind w:left="4360" w:hanging="180"/>
      </w:pPr>
    </w:lvl>
    <w:lvl w:ilvl="6" w:tplc="400A000F" w:tentative="1">
      <w:start w:val="1"/>
      <w:numFmt w:val="decimal"/>
      <w:lvlText w:val="%7."/>
      <w:lvlJc w:val="left"/>
      <w:pPr>
        <w:ind w:left="5080" w:hanging="360"/>
      </w:pPr>
    </w:lvl>
    <w:lvl w:ilvl="7" w:tplc="400A0019" w:tentative="1">
      <w:start w:val="1"/>
      <w:numFmt w:val="lowerLetter"/>
      <w:lvlText w:val="%8."/>
      <w:lvlJc w:val="left"/>
      <w:pPr>
        <w:ind w:left="5800" w:hanging="360"/>
      </w:pPr>
    </w:lvl>
    <w:lvl w:ilvl="8" w:tplc="400A001B" w:tentative="1">
      <w:start w:val="1"/>
      <w:numFmt w:val="lowerRoman"/>
      <w:lvlText w:val="%9."/>
      <w:lvlJc w:val="right"/>
      <w:pPr>
        <w:ind w:left="6520" w:hanging="180"/>
      </w:pPr>
    </w:lvl>
  </w:abstractNum>
  <w:abstractNum w:abstractNumId="4" w15:restartNumberingAfterBreak="0">
    <w:nsid w:val="3B1979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C34E9"/>
    <w:multiLevelType w:val="hybridMultilevel"/>
    <w:tmpl w:val="17EE6FB8"/>
    <w:lvl w:ilvl="0" w:tplc="F1F629F0">
      <w:start w:val="1"/>
      <w:numFmt w:val="decimal"/>
      <w:lvlText w:val="%1."/>
      <w:lvlJc w:val="left"/>
      <w:pPr>
        <w:ind w:left="760" w:hanging="360"/>
      </w:pPr>
      <w:rPr>
        <w:rFonts w:hint="default"/>
        <w:sz w:val="21"/>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418661CA"/>
    <w:multiLevelType w:val="hybridMultilevel"/>
    <w:tmpl w:val="8A8A64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1906286"/>
    <w:multiLevelType w:val="hybridMultilevel"/>
    <w:tmpl w:val="4D30944A"/>
    <w:lvl w:ilvl="0" w:tplc="F1F629F0">
      <w:start w:val="1"/>
      <w:numFmt w:val="decimal"/>
      <w:lvlText w:val="%1."/>
      <w:lvlJc w:val="left"/>
      <w:pPr>
        <w:ind w:left="760" w:hanging="360"/>
      </w:pPr>
      <w:rPr>
        <w:rFonts w:hint="default"/>
        <w:sz w:val="21"/>
      </w:rPr>
    </w:lvl>
    <w:lvl w:ilvl="1" w:tplc="400A0019" w:tentative="1">
      <w:start w:val="1"/>
      <w:numFmt w:val="lowerLetter"/>
      <w:lvlText w:val="%2."/>
      <w:lvlJc w:val="left"/>
      <w:pPr>
        <w:ind w:left="1480" w:hanging="360"/>
      </w:pPr>
    </w:lvl>
    <w:lvl w:ilvl="2" w:tplc="400A001B" w:tentative="1">
      <w:start w:val="1"/>
      <w:numFmt w:val="lowerRoman"/>
      <w:lvlText w:val="%3."/>
      <w:lvlJc w:val="right"/>
      <w:pPr>
        <w:ind w:left="2200" w:hanging="180"/>
      </w:pPr>
    </w:lvl>
    <w:lvl w:ilvl="3" w:tplc="400A000F" w:tentative="1">
      <w:start w:val="1"/>
      <w:numFmt w:val="decimal"/>
      <w:lvlText w:val="%4."/>
      <w:lvlJc w:val="left"/>
      <w:pPr>
        <w:ind w:left="2920" w:hanging="360"/>
      </w:pPr>
    </w:lvl>
    <w:lvl w:ilvl="4" w:tplc="400A0019" w:tentative="1">
      <w:start w:val="1"/>
      <w:numFmt w:val="lowerLetter"/>
      <w:lvlText w:val="%5."/>
      <w:lvlJc w:val="left"/>
      <w:pPr>
        <w:ind w:left="3640" w:hanging="360"/>
      </w:pPr>
    </w:lvl>
    <w:lvl w:ilvl="5" w:tplc="400A001B" w:tentative="1">
      <w:start w:val="1"/>
      <w:numFmt w:val="lowerRoman"/>
      <w:lvlText w:val="%6."/>
      <w:lvlJc w:val="right"/>
      <w:pPr>
        <w:ind w:left="4360" w:hanging="180"/>
      </w:pPr>
    </w:lvl>
    <w:lvl w:ilvl="6" w:tplc="400A000F" w:tentative="1">
      <w:start w:val="1"/>
      <w:numFmt w:val="decimal"/>
      <w:lvlText w:val="%7."/>
      <w:lvlJc w:val="left"/>
      <w:pPr>
        <w:ind w:left="5080" w:hanging="360"/>
      </w:pPr>
    </w:lvl>
    <w:lvl w:ilvl="7" w:tplc="400A0019" w:tentative="1">
      <w:start w:val="1"/>
      <w:numFmt w:val="lowerLetter"/>
      <w:lvlText w:val="%8."/>
      <w:lvlJc w:val="left"/>
      <w:pPr>
        <w:ind w:left="5800" w:hanging="360"/>
      </w:pPr>
    </w:lvl>
    <w:lvl w:ilvl="8" w:tplc="400A001B" w:tentative="1">
      <w:start w:val="1"/>
      <w:numFmt w:val="lowerRoman"/>
      <w:lvlText w:val="%9."/>
      <w:lvlJc w:val="right"/>
      <w:pPr>
        <w:ind w:left="6520" w:hanging="180"/>
      </w:pPr>
    </w:lvl>
  </w:abstractNum>
  <w:abstractNum w:abstractNumId="8" w15:restartNumberingAfterBreak="0">
    <w:nsid w:val="425E5371"/>
    <w:multiLevelType w:val="hybridMultilevel"/>
    <w:tmpl w:val="CCFEE9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B3D32DF"/>
    <w:multiLevelType w:val="hybridMultilevel"/>
    <w:tmpl w:val="9D72B782"/>
    <w:lvl w:ilvl="0" w:tplc="86C0D930">
      <w:start w:val="1"/>
      <w:numFmt w:val="decimal"/>
      <w:lvlText w:val="%1."/>
      <w:lvlJc w:val="left"/>
      <w:pPr>
        <w:ind w:left="400" w:hanging="380"/>
      </w:pPr>
      <w:rPr>
        <w:rFonts w:ascii="Times New Roman" w:eastAsia="Times New Roman" w:hAnsi="Times New Roman" w:cs="Times New Roman"/>
      </w:rPr>
    </w:lvl>
    <w:lvl w:ilvl="1" w:tplc="EE90A04A">
      <w:numFmt w:val="decimal"/>
      <w:lvlText w:val=""/>
      <w:lvlJc w:val="left"/>
    </w:lvl>
    <w:lvl w:ilvl="2" w:tplc="E96A15CA">
      <w:numFmt w:val="decimal"/>
      <w:lvlText w:val=""/>
      <w:lvlJc w:val="left"/>
    </w:lvl>
    <w:lvl w:ilvl="3" w:tplc="65803EBC">
      <w:numFmt w:val="decimal"/>
      <w:lvlText w:val=""/>
      <w:lvlJc w:val="left"/>
    </w:lvl>
    <w:lvl w:ilvl="4" w:tplc="11765AC0">
      <w:numFmt w:val="decimal"/>
      <w:lvlText w:val=""/>
      <w:lvlJc w:val="left"/>
    </w:lvl>
    <w:lvl w:ilvl="5" w:tplc="F27287C8">
      <w:numFmt w:val="decimal"/>
      <w:lvlText w:val=""/>
      <w:lvlJc w:val="left"/>
    </w:lvl>
    <w:lvl w:ilvl="6" w:tplc="8842E14C">
      <w:numFmt w:val="decimal"/>
      <w:lvlText w:val=""/>
      <w:lvlJc w:val="left"/>
    </w:lvl>
    <w:lvl w:ilvl="7" w:tplc="9D462D44">
      <w:numFmt w:val="decimal"/>
      <w:lvlText w:val=""/>
      <w:lvlJc w:val="left"/>
    </w:lvl>
    <w:lvl w:ilvl="8" w:tplc="03E24F2E">
      <w:numFmt w:val="decimal"/>
      <w:lvlText w:val=""/>
      <w:lvlJc w:val="left"/>
    </w:lvl>
  </w:abstractNum>
  <w:abstractNum w:abstractNumId="10" w15:restartNumberingAfterBreak="0">
    <w:nsid w:val="4BBE074B"/>
    <w:multiLevelType w:val="hybridMultilevel"/>
    <w:tmpl w:val="FFFFFFFF"/>
    <w:lvl w:ilvl="0" w:tplc="15B06550">
      <w:start w:val="1"/>
      <w:numFmt w:val="bullet"/>
      <w:lvlText w:val="●"/>
      <w:lvlJc w:val="left"/>
      <w:pPr>
        <w:ind w:left="720" w:hanging="360"/>
      </w:pPr>
    </w:lvl>
    <w:lvl w:ilvl="1" w:tplc="11D67F98">
      <w:start w:val="1"/>
      <w:numFmt w:val="bullet"/>
      <w:lvlText w:val="○"/>
      <w:lvlJc w:val="left"/>
      <w:pPr>
        <w:ind w:left="1440" w:hanging="360"/>
      </w:pPr>
    </w:lvl>
    <w:lvl w:ilvl="2" w:tplc="69602772">
      <w:start w:val="1"/>
      <w:numFmt w:val="bullet"/>
      <w:lvlText w:val="■"/>
      <w:lvlJc w:val="left"/>
      <w:pPr>
        <w:ind w:left="2160" w:hanging="360"/>
      </w:pPr>
    </w:lvl>
    <w:lvl w:ilvl="3" w:tplc="C0029AE0">
      <w:start w:val="1"/>
      <w:numFmt w:val="bullet"/>
      <w:lvlText w:val="●"/>
      <w:lvlJc w:val="left"/>
      <w:pPr>
        <w:ind w:left="2880" w:hanging="360"/>
      </w:pPr>
    </w:lvl>
    <w:lvl w:ilvl="4" w:tplc="28443DB2">
      <w:start w:val="1"/>
      <w:numFmt w:val="bullet"/>
      <w:lvlText w:val="○"/>
      <w:lvlJc w:val="left"/>
      <w:pPr>
        <w:ind w:left="3600" w:hanging="360"/>
      </w:pPr>
    </w:lvl>
    <w:lvl w:ilvl="5" w:tplc="32040EC8">
      <w:start w:val="1"/>
      <w:numFmt w:val="bullet"/>
      <w:lvlText w:val="■"/>
      <w:lvlJc w:val="left"/>
      <w:pPr>
        <w:ind w:left="4320" w:hanging="360"/>
      </w:pPr>
    </w:lvl>
    <w:lvl w:ilvl="6" w:tplc="64627304">
      <w:start w:val="1"/>
      <w:numFmt w:val="bullet"/>
      <w:lvlText w:val="●"/>
      <w:lvlJc w:val="left"/>
      <w:pPr>
        <w:ind w:left="5040" w:hanging="360"/>
      </w:pPr>
    </w:lvl>
    <w:lvl w:ilvl="7" w:tplc="E2D8047E">
      <w:start w:val="1"/>
      <w:numFmt w:val="bullet"/>
      <w:lvlText w:val="●"/>
      <w:lvlJc w:val="left"/>
      <w:pPr>
        <w:ind w:left="5760" w:hanging="360"/>
      </w:pPr>
    </w:lvl>
    <w:lvl w:ilvl="8" w:tplc="B8CE382A">
      <w:start w:val="1"/>
      <w:numFmt w:val="bullet"/>
      <w:lvlText w:val="●"/>
      <w:lvlJc w:val="left"/>
      <w:pPr>
        <w:ind w:left="6480" w:hanging="360"/>
      </w:pPr>
    </w:lvl>
  </w:abstractNum>
  <w:abstractNum w:abstractNumId="11" w15:restartNumberingAfterBreak="0">
    <w:nsid w:val="4E5D0FA5"/>
    <w:multiLevelType w:val="hybridMultilevel"/>
    <w:tmpl w:val="C20E475E"/>
    <w:lvl w:ilvl="0" w:tplc="FFFFFFFF">
      <w:start w:val="1"/>
      <w:numFmt w:val="bullet"/>
      <w:lvlText w:val="-"/>
      <w:lvlJc w:val="left"/>
      <w:pPr>
        <w:ind w:left="380" w:hanging="360"/>
      </w:pPr>
      <w:rPr>
        <w:rFonts w:ascii="Times New Roman" w:eastAsiaTheme="minorEastAsia" w:hAnsi="Times New Roman" w:cs="Times New Roman" w:hint="default"/>
        <w:sz w:val="21"/>
      </w:rPr>
    </w:lvl>
    <w:lvl w:ilvl="1" w:tplc="080A0003" w:tentative="1">
      <w:start w:val="1"/>
      <w:numFmt w:val="bullet"/>
      <w:lvlText w:val="o"/>
      <w:lvlJc w:val="left"/>
      <w:pPr>
        <w:ind w:left="1100" w:hanging="360"/>
      </w:pPr>
      <w:rPr>
        <w:rFonts w:ascii="Courier New" w:hAnsi="Courier New" w:cs="Courier New" w:hint="default"/>
      </w:rPr>
    </w:lvl>
    <w:lvl w:ilvl="2" w:tplc="080A0005" w:tentative="1">
      <w:start w:val="1"/>
      <w:numFmt w:val="bullet"/>
      <w:lvlText w:val=""/>
      <w:lvlJc w:val="left"/>
      <w:pPr>
        <w:ind w:left="1820" w:hanging="360"/>
      </w:pPr>
      <w:rPr>
        <w:rFonts w:ascii="Wingdings" w:hAnsi="Wingdings" w:hint="default"/>
      </w:rPr>
    </w:lvl>
    <w:lvl w:ilvl="3" w:tplc="080A0001" w:tentative="1">
      <w:start w:val="1"/>
      <w:numFmt w:val="bullet"/>
      <w:lvlText w:val=""/>
      <w:lvlJc w:val="left"/>
      <w:pPr>
        <w:ind w:left="2540" w:hanging="360"/>
      </w:pPr>
      <w:rPr>
        <w:rFonts w:ascii="Symbol" w:hAnsi="Symbol" w:hint="default"/>
      </w:rPr>
    </w:lvl>
    <w:lvl w:ilvl="4" w:tplc="080A0003" w:tentative="1">
      <w:start w:val="1"/>
      <w:numFmt w:val="bullet"/>
      <w:lvlText w:val="o"/>
      <w:lvlJc w:val="left"/>
      <w:pPr>
        <w:ind w:left="3260" w:hanging="360"/>
      </w:pPr>
      <w:rPr>
        <w:rFonts w:ascii="Courier New" w:hAnsi="Courier New" w:cs="Courier New" w:hint="default"/>
      </w:rPr>
    </w:lvl>
    <w:lvl w:ilvl="5" w:tplc="080A0005" w:tentative="1">
      <w:start w:val="1"/>
      <w:numFmt w:val="bullet"/>
      <w:lvlText w:val=""/>
      <w:lvlJc w:val="left"/>
      <w:pPr>
        <w:ind w:left="3980" w:hanging="360"/>
      </w:pPr>
      <w:rPr>
        <w:rFonts w:ascii="Wingdings" w:hAnsi="Wingdings" w:hint="default"/>
      </w:rPr>
    </w:lvl>
    <w:lvl w:ilvl="6" w:tplc="080A0001" w:tentative="1">
      <w:start w:val="1"/>
      <w:numFmt w:val="bullet"/>
      <w:lvlText w:val=""/>
      <w:lvlJc w:val="left"/>
      <w:pPr>
        <w:ind w:left="4700" w:hanging="360"/>
      </w:pPr>
      <w:rPr>
        <w:rFonts w:ascii="Symbol" w:hAnsi="Symbol" w:hint="default"/>
      </w:rPr>
    </w:lvl>
    <w:lvl w:ilvl="7" w:tplc="080A0003" w:tentative="1">
      <w:start w:val="1"/>
      <w:numFmt w:val="bullet"/>
      <w:lvlText w:val="o"/>
      <w:lvlJc w:val="left"/>
      <w:pPr>
        <w:ind w:left="5420" w:hanging="360"/>
      </w:pPr>
      <w:rPr>
        <w:rFonts w:ascii="Courier New" w:hAnsi="Courier New" w:cs="Courier New" w:hint="default"/>
      </w:rPr>
    </w:lvl>
    <w:lvl w:ilvl="8" w:tplc="080A0005" w:tentative="1">
      <w:start w:val="1"/>
      <w:numFmt w:val="bullet"/>
      <w:lvlText w:val=""/>
      <w:lvlJc w:val="left"/>
      <w:pPr>
        <w:ind w:left="6140" w:hanging="360"/>
      </w:pPr>
      <w:rPr>
        <w:rFonts w:ascii="Wingdings" w:hAnsi="Wingdings" w:hint="default"/>
      </w:rPr>
    </w:lvl>
  </w:abstractNum>
  <w:abstractNum w:abstractNumId="12" w15:restartNumberingAfterBreak="0">
    <w:nsid w:val="5B4E0E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35E52"/>
    <w:multiLevelType w:val="multilevel"/>
    <w:tmpl w:val="7AD6F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18083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4D03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111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305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E738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607B1"/>
    <w:multiLevelType w:val="hybridMultilevel"/>
    <w:tmpl w:val="703C2A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48791231">
    <w:abstractNumId w:val="10"/>
    <w:lvlOverride w:ilvl="0">
      <w:startOverride w:val="1"/>
    </w:lvlOverride>
  </w:num>
  <w:num w:numId="2" w16cid:durableId="252904306">
    <w:abstractNumId w:val="9"/>
    <w:lvlOverride w:ilvl="0">
      <w:startOverride w:val="1"/>
    </w:lvlOverride>
  </w:num>
  <w:num w:numId="3" w16cid:durableId="615873399">
    <w:abstractNumId w:val="2"/>
    <w:lvlOverride w:ilvl="0">
      <w:startOverride w:val="1"/>
    </w:lvlOverride>
  </w:num>
  <w:num w:numId="4" w16cid:durableId="1083574022">
    <w:abstractNumId w:val="9"/>
    <w:lvlOverride w:ilvl="0">
      <w:startOverride w:val="1"/>
    </w:lvlOverride>
  </w:num>
  <w:num w:numId="5" w16cid:durableId="2140371142">
    <w:abstractNumId w:val="9"/>
    <w:lvlOverride w:ilvl="0">
      <w:startOverride w:val="1"/>
    </w:lvlOverride>
  </w:num>
  <w:num w:numId="6" w16cid:durableId="1172333547">
    <w:abstractNumId w:val="9"/>
    <w:lvlOverride w:ilvl="0">
      <w:startOverride w:val="1"/>
    </w:lvlOverride>
  </w:num>
  <w:num w:numId="7" w16cid:durableId="141700946">
    <w:abstractNumId w:val="9"/>
    <w:lvlOverride w:ilvl="0">
      <w:startOverride w:val="1"/>
    </w:lvlOverride>
  </w:num>
  <w:num w:numId="8" w16cid:durableId="1234924428">
    <w:abstractNumId w:val="12"/>
  </w:num>
  <w:num w:numId="9" w16cid:durableId="1700206113">
    <w:abstractNumId w:val="11"/>
  </w:num>
  <w:num w:numId="10" w16cid:durableId="426736654">
    <w:abstractNumId w:val="6"/>
  </w:num>
  <w:num w:numId="11" w16cid:durableId="1987853461">
    <w:abstractNumId w:val="14"/>
  </w:num>
  <w:num w:numId="12" w16cid:durableId="215044479">
    <w:abstractNumId w:val="4"/>
  </w:num>
  <w:num w:numId="13" w16cid:durableId="1096289489">
    <w:abstractNumId w:val="18"/>
  </w:num>
  <w:num w:numId="14" w16cid:durableId="75833972">
    <w:abstractNumId w:val="16"/>
  </w:num>
  <w:num w:numId="15" w16cid:durableId="1742949879">
    <w:abstractNumId w:val="17"/>
  </w:num>
  <w:num w:numId="16" w16cid:durableId="233055144">
    <w:abstractNumId w:val="0"/>
  </w:num>
  <w:num w:numId="17" w16cid:durableId="207376637">
    <w:abstractNumId w:val="15"/>
  </w:num>
  <w:num w:numId="18" w16cid:durableId="1805393744">
    <w:abstractNumId w:val="13"/>
  </w:num>
  <w:num w:numId="19" w16cid:durableId="992178606">
    <w:abstractNumId w:val="19"/>
  </w:num>
  <w:num w:numId="20" w16cid:durableId="1319844053">
    <w:abstractNumId w:val="3"/>
  </w:num>
  <w:num w:numId="21" w16cid:durableId="201602121">
    <w:abstractNumId w:val="1"/>
  </w:num>
  <w:num w:numId="22" w16cid:durableId="1173570880">
    <w:abstractNumId w:val="7"/>
  </w:num>
  <w:num w:numId="23" w16cid:durableId="602111723">
    <w:abstractNumId w:val="5"/>
  </w:num>
  <w:num w:numId="24" w16cid:durableId="3965130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DC1"/>
    <w:rsid w:val="00050FEF"/>
    <w:rsid w:val="00074CF0"/>
    <w:rsid w:val="00125899"/>
    <w:rsid w:val="001C43C6"/>
    <w:rsid w:val="0021160A"/>
    <w:rsid w:val="002451E5"/>
    <w:rsid w:val="002743A6"/>
    <w:rsid w:val="002B12B7"/>
    <w:rsid w:val="002C6EE2"/>
    <w:rsid w:val="002C6EF0"/>
    <w:rsid w:val="002C7A8D"/>
    <w:rsid w:val="00375759"/>
    <w:rsid w:val="003C5C46"/>
    <w:rsid w:val="004F495A"/>
    <w:rsid w:val="004F6DC1"/>
    <w:rsid w:val="0050041B"/>
    <w:rsid w:val="005F6364"/>
    <w:rsid w:val="00612175"/>
    <w:rsid w:val="0062088E"/>
    <w:rsid w:val="006A41E0"/>
    <w:rsid w:val="006C6DB0"/>
    <w:rsid w:val="006D68C8"/>
    <w:rsid w:val="00726755"/>
    <w:rsid w:val="00727BEC"/>
    <w:rsid w:val="007371C4"/>
    <w:rsid w:val="00744201"/>
    <w:rsid w:val="0080428B"/>
    <w:rsid w:val="00850B18"/>
    <w:rsid w:val="00850B2B"/>
    <w:rsid w:val="00860CCE"/>
    <w:rsid w:val="0087438C"/>
    <w:rsid w:val="00892352"/>
    <w:rsid w:val="009C643F"/>
    <w:rsid w:val="00A16D48"/>
    <w:rsid w:val="00A406A7"/>
    <w:rsid w:val="00A92DF3"/>
    <w:rsid w:val="00AE2828"/>
    <w:rsid w:val="00B125DD"/>
    <w:rsid w:val="00B41C2A"/>
    <w:rsid w:val="00B837F2"/>
    <w:rsid w:val="00B840C3"/>
    <w:rsid w:val="00BB3E6B"/>
    <w:rsid w:val="00C23A1B"/>
    <w:rsid w:val="00C7345C"/>
    <w:rsid w:val="00C82704"/>
    <w:rsid w:val="00CB08B8"/>
    <w:rsid w:val="00D13C09"/>
    <w:rsid w:val="00D569F3"/>
    <w:rsid w:val="00D97791"/>
    <w:rsid w:val="00D97E31"/>
    <w:rsid w:val="00DC2C4A"/>
    <w:rsid w:val="00E121CE"/>
    <w:rsid w:val="00E333BF"/>
    <w:rsid w:val="00E84648"/>
    <w:rsid w:val="00EA1060"/>
    <w:rsid w:val="00ED666A"/>
    <w:rsid w:val="00ED7011"/>
    <w:rsid w:val="00F30029"/>
    <w:rsid w:val="00FB3BB1"/>
    <w:rsid w:val="00FC2D23"/>
    <w:rsid w:val="00FE0CC0"/>
    <w:rsid w:val="00FE2A5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889F"/>
  <w15:docId w15:val="{DF07413D-0F37-5644-B992-321626A4D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B41C2A"/>
    <w:pPr>
      <w:spacing w:before="100" w:beforeAutospacing="1" w:after="100" w:afterAutospacing="1"/>
    </w:pPr>
    <w:rPr>
      <w:rFonts w:eastAsiaTheme="minorEastAsia"/>
      <w:sz w:val="24"/>
      <w:szCs w:val="24"/>
    </w:rPr>
  </w:style>
  <w:style w:type="paragraph" w:styleId="Sinespaciado">
    <w:name w:val="No Spacing"/>
    <w:uiPriority w:val="1"/>
    <w:qFormat/>
    <w:rsid w:val="00E121CE"/>
  </w:style>
  <w:style w:type="paragraph" w:customStyle="1" w:styleId="paragraph">
    <w:name w:val="paragraph"/>
    <w:basedOn w:val="Normal"/>
    <w:rsid w:val="00E121CE"/>
    <w:pPr>
      <w:spacing w:before="100" w:beforeAutospacing="1" w:after="100" w:afterAutospacing="1"/>
    </w:pPr>
    <w:rPr>
      <w:sz w:val="24"/>
      <w:szCs w:val="24"/>
      <w:lang w:val="es-ES" w:eastAsia="es-ES"/>
    </w:rPr>
  </w:style>
  <w:style w:type="character" w:customStyle="1" w:styleId="ng-star-inserted">
    <w:name w:val="ng-star-inserted"/>
    <w:basedOn w:val="Fuentedeprrafopredeter"/>
    <w:rsid w:val="00E121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9085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4950</Words>
  <Characters>27228</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Anthony Alexander Espinoza Gutierrez</cp:lastModifiedBy>
  <cp:revision>2</cp:revision>
  <dcterms:created xsi:type="dcterms:W3CDTF">2026-10-12T21:55:00Z</dcterms:created>
  <dcterms:modified xsi:type="dcterms:W3CDTF">2026-10-12T21:55:00Z</dcterms:modified>
</cp:coreProperties>
</file>
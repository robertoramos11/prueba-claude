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7E06" w14:textId="77777777" w:rsidR="006313AF" w:rsidRPr="000C5501" w:rsidRDefault="00B80708">
      <w:pPr>
        <w:spacing w:after="60"/>
      </w:pPr>
      <w:r w:rsidRPr="000C5501">
        <w:rPr>
          <w:i/>
          <w:iCs/>
        </w:rPr>
        <w:t>Nivel: Licenciatura en Contaduría Pública</w:t>
      </w:r>
    </w:p>
    <w:p w14:paraId="68505B62" w14:textId="77777777" w:rsidR="006313AF" w:rsidRPr="000C5501" w:rsidRDefault="00B80708">
      <w:pPr>
        <w:spacing w:after="60"/>
        <w:jc w:val="center"/>
      </w:pPr>
      <w:r w:rsidRPr="000C5501">
        <w:rPr>
          <w:b/>
          <w:bCs/>
        </w:rPr>
        <w:t>QUINTO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6313AF" w:rsidRPr="000C5501" w14:paraId="036EFDD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EA912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91C04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47E5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F0AD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6313AF" w:rsidRPr="000C5501" w14:paraId="19B82D6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E16D9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Auditoría Forense y Prevención de Delitos Económicos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F5D92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CPA-508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5829C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0429C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CPA-401 a CPA-408</w:t>
            </w:r>
          </w:p>
        </w:tc>
      </w:tr>
      <w:tr w:rsidR="006313AF" w:rsidRPr="000C5501" w14:paraId="7273D6E5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2438C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6331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6313AF" w:rsidRPr="000C5501" w14:paraId="1E950625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7F697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BF22C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64A5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FBD75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40C05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DF7B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325FD" w14:textId="77777777" w:rsidR="006313AF" w:rsidRPr="000C5501" w:rsidRDefault="006313AF">
            <w:pPr>
              <w:spacing w:before="20" w:after="20"/>
              <w:jc w:val="center"/>
            </w:pPr>
          </w:p>
        </w:tc>
      </w:tr>
      <w:tr w:rsidR="006313AF" w:rsidRPr="000C5501" w14:paraId="650234E3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8BD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sz w:val="21"/>
                <w:szCs w:val="21"/>
              </w:rPr>
              <w:t>80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76FA2" w14:textId="77777777" w:rsidR="006313AF" w:rsidRPr="000C5501" w:rsidRDefault="00DE79C5">
            <w:pPr>
              <w:spacing w:before="20" w:after="20"/>
              <w:jc w:val="center"/>
            </w:pPr>
            <w:r w:rsidRPr="000C5501">
              <w:t>8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2653A" w14:textId="77777777" w:rsidR="006313AF" w:rsidRPr="000C5501" w:rsidRDefault="00DE79C5">
            <w:pPr>
              <w:spacing w:before="20" w:after="20"/>
              <w:jc w:val="center"/>
            </w:pPr>
            <w:r w:rsidRPr="000C5501">
              <w:t>8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257EE" w14:textId="77777777" w:rsidR="006313AF" w:rsidRPr="000C5501" w:rsidRDefault="00DE79C5">
            <w:pPr>
              <w:spacing w:before="20" w:after="20"/>
              <w:jc w:val="center"/>
            </w:pPr>
            <w:r w:rsidRPr="000C5501">
              <w:t>12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43B05" w14:textId="77777777" w:rsidR="006313AF" w:rsidRPr="000C5501" w:rsidRDefault="00DE79C5">
            <w:pPr>
              <w:spacing w:before="20" w:after="20"/>
              <w:jc w:val="center"/>
            </w:pPr>
            <w:r w:rsidRPr="000C5501">
              <w:t>12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92EDF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sz w:val="21"/>
                <w:szCs w:val="21"/>
              </w:rPr>
              <w:t>120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E4D3" w14:textId="77777777" w:rsidR="006313AF" w:rsidRPr="000C5501" w:rsidRDefault="006313AF"/>
        </w:tc>
      </w:tr>
      <w:tr w:rsidR="006313AF" w:rsidRPr="000C5501" w14:paraId="2E79563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3D82F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6313AF" w:rsidRPr="000C5501" w14:paraId="7AD2725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E7A30" w14:textId="65DF827F" w:rsidR="006313AF" w:rsidRPr="000C5501" w:rsidRDefault="007D7AE2">
            <w:pPr>
              <w:spacing w:before="20" w:after="20"/>
              <w:jc w:val="center"/>
            </w:pPr>
            <w:r w:rsidRPr="007D7AE2">
              <w:t>Diseña, ejecuta y evalúa estrategias integrales de auditoría forense y compliance penal bajo la NIA 3000 (ISAE 3000), ISO 37001 y las Normas de Auditoría de Cumplimiento de la Contraloría General del Estado de Bolivia, integrando la legislación penal, civil, comercial y financiera boliviana (Leyes 004, 1390, 1178, 393, UIF/ASFI) y técnicas de investigación financiera y analítica transaccional, para prevenir, detectar, mitigar y sustentar evidencias de fraude, corrupción y lavado de activos, garantizando la cadena de custodia probatoria, la admisibilidad judicial y el blindaje institucional.</w:t>
            </w:r>
          </w:p>
        </w:tc>
      </w:tr>
      <w:tr w:rsidR="006313AF" w:rsidRPr="000C5501" w14:paraId="1A206FF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8FA1F" w14:textId="1CCBD711" w:rsidR="006313AF" w:rsidRPr="000C5501" w:rsidRDefault="00B80708">
            <w:pPr>
              <w:spacing w:before="20" w:after="20"/>
              <w:jc w:val="both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="007D7AE2" w:rsidRPr="007D7AE2">
              <w:t>Diseña y ejecuta</w:t>
            </w:r>
            <w:r w:rsidR="00666ADF">
              <w:t xml:space="preserve"> </w:t>
            </w:r>
            <w:r w:rsidR="007D7AE2" w:rsidRPr="007D7AE2">
              <w:t>auditorías forenses especializadas e investigaciones de cumplimiento sobre la gestión pública y privada, aplicando marcos normativos internacionales, las Normas Generales de Auditoría Gubernamental de la Contraloría General del Estado de Bolivia (Normas de Auditoría de Cumplimiento) y técnicas de examen analítico para prevenir, detectar y mitigar el fraude patrimonial y la legitimación de ganancias ilícitas.</w:t>
            </w:r>
          </w:p>
        </w:tc>
      </w:tr>
      <w:tr w:rsidR="006313AF" w:rsidRPr="000C5501" w14:paraId="43BEE72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46EE8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FB71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09E89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313AF" w:rsidRPr="000C5501" w14:paraId="07C5580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6A6E7" w14:textId="734D9B0A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 </w:t>
            </w:r>
            <w:r w:rsidR="007D7AE2" w:rsidRPr="007D7AE2">
              <w:rPr>
                <w:bCs/>
              </w:rPr>
              <w:t>Diseña programas de auditoría forense y de cumplimiento gubernamental mediante la integración de marcos normativos (Contraloría General del Estado, Ley SAFCO 1178, Ley 004) y matrices de riesgo para identificar áreas vulnerables al fraude y al lavado de activos.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D9654" w14:textId="52070C06" w:rsidR="00F562E0" w:rsidRPr="000C5501" w:rsidRDefault="00B80708" w:rsidP="00F562E0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1.1 </w:t>
            </w:r>
            <w:r w:rsidR="007D7AE2" w:rsidRPr="007D7AE2">
              <w:rPr>
                <w:sz w:val="21"/>
                <w:szCs w:val="21"/>
              </w:rPr>
              <w:t>Aplica pruebas sustantivas de auditoría, procedimientos analíticos y muestreo estadístico sobre los registros contables y operaciones gubernamentales bajo sospecha</w:t>
            </w:r>
            <w:r w:rsidR="007D7AE2">
              <w:rPr>
                <w:sz w:val="21"/>
                <w:szCs w:val="21"/>
              </w:rPr>
              <w:t>.</w:t>
            </w:r>
          </w:p>
          <w:p w14:paraId="76ECE702" w14:textId="77777777" w:rsidR="006313AF" w:rsidRPr="000C5501" w:rsidRDefault="006313AF" w:rsidP="00F562E0">
            <w:pPr>
              <w:spacing w:before="20" w:after="2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73767" w14:textId="1512EDD9" w:rsidR="006313AF" w:rsidRPr="000C5501" w:rsidRDefault="00B80708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b/>
                <w:sz w:val="21"/>
                <w:szCs w:val="21"/>
              </w:rPr>
              <w:t>Producto 1</w:t>
            </w:r>
            <w:r w:rsidRPr="000C5501">
              <w:rPr>
                <w:sz w:val="21"/>
                <w:szCs w:val="21"/>
              </w:rPr>
              <w:t xml:space="preserve">: </w:t>
            </w:r>
            <w:r w:rsidR="007D7AE2" w:rsidRPr="007D7AE2">
              <w:rPr>
                <w:bCs/>
                <w:sz w:val="21"/>
                <w:szCs w:val="21"/>
              </w:rPr>
              <w:t xml:space="preserve">Plan de auditoría forense y de cumplimiento estructurado, detallando alcance, objetivos, marco normativo (CGE, CP, </w:t>
            </w:r>
            <w:proofErr w:type="spellStart"/>
            <w:r w:rsidR="007D7AE2" w:rsidRPr="007D7AE2">
              <w:rPr>
                <w:bCs/>
                <w:sz w:val="21"/>
                <w:szCs w:val="21"/>
              </w:rPr>
              <w:t>CCo</w:t>
            </w:r>
            <w:proofErr w:type="spellEnd"/>
            <w:r w:rsidR="007D7AE2" w:rsidRPr="007D7AE2">
              <w:rPr>
                <w:bCs/>
                <w:sz w:val="21"/>
                <w:szCs w:val="21"/>
              </w:rPr>
              <w:t>) y cronograma.</w:t>
            </w:r>
          </w:p>
        </w:tc>
      </w:tr>
      <w:tr w:rsidR="006313AF" w:rsidRPr="000C5501" w14:paraId="0942003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4795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9F1B4" w14:textId="31ED09E9" w:rsidR="006313AF" w:rsidRPr="000C5501" w:rsidRDefault="00B80708" w:rsidP="00F562E0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1.2 </w:t>
            </w:r>
            <w:r w:rsidR="007D7AE2" w:rsidRPr="007D7AE2">
              <w:rPr>
                <w:sz w:val="21"/>
                <w:szCs w:val="21"/>
              </w:rPr>
              <w:t>Entrevista al personal clave y a los presuntos implicados utilizando técnicas de interrogatorio estructurado y detección de incongruencias.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A404F" w14:textId="128F79CD" w:rsidR="006313AF" w:rsidRPr="000C5501" w:rsidRDefault="00B80708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b/>
                <w:sz w:val="21"/>
                <w:szCs w:val="21"/>
              </w:rPr>
              <w:t>Producto 2</w:t>
            </w:r>
            <w:r w:rsidRPr="000C5501">
              <w:rPr>
                <w:sz w:val="21"/>
                <w:szCs w:val="21"/>
              </w:rPr>
              <w:t xml:space="preserve">: </w:t>
            </w:r>
            <w:r w:rsidR="007D7AE2" w:rsidRPr="007D7AE2">
              <w:rPr>
                <w:bCs/>
                <w:sz w:val="21"/>
                <w:szCs w:val="21"/>
              </w:rPr>
              <w:t xml:space="preserve">Matriz de riesgos de fraude, corrupción y lavado de activos implementada, priorizando alertas tempranas (red </w:t>
            </w:r>
            <w:proofErr w:type="spellStart"/>
            <w:r w:rsidR="007D7AE2" w:rsidRPr="007D7AE2">
              <w:rPr>
                <w:bCs/>
                <w:sz w:val="21"/>
                <w:szCs w:val="21"/>
              </w:rPr>
              <w:t>flags</w:t>
            </w:r>
            <w:proofErr w:type="spellEnd"/>
            <w:r w:rsidR="007D7AE2" w:rsidRPr="007D7AE2">
              <w:rPr>
                <w:bCs/>
                <w:sz w:val="21"/>
                <w:szCs w:val="21"/>
              </w:rPr>
              <w:t>) y brechas de control interno.</w:t>
            </w:r>
          </w:p>
        </w:tc>
      </w:tr>
      <w:tr w:rsidR="006313AF" w:rsidRPr="000C5501" w14:paraId="5B0537B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E8BC7" w14:textId="591493FA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 </w:t>
            </w:r>
            <w:r w:rsidR="007D7AE2" w:rsidRPr="007D7AE2">
              <w:rPr>
                <w:bCs/>
              </w:rPr>
              <w:t>Ejecuta técnicas de investigación avanzada, rastreo financiero y análisis de datos transaccionales para descubrir patrones irregulares y determinar responsabilidades en la función pública y privada.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536AB" w14:textId="11A18F0F" w:rsidR="006313AF" w:rsidRPr="000C5501" w:rsidRDefault="00B80708" w:rsidP="00F562E0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2.1 </w:t>
            </w:r>
            <w:r w:rsidR="007D7AE2" w:rsidRPr="007D7AE2">
              <w:rPr>
                <w:sz w:val="21"/>
                <w:szCs w:val="21"/>
              </w:rPr>
              <w:t xml:space="preserve">Rastrea el origen y destino de los fondos transaccionales a través de la reconstrucción de flujos financieros complejos (Cash </w:t>
            </w:r>
            <w:proofErr w:type="spellStart"/>
            <w:r w:rsidR="007D7AE2" w:rsidRPr="007D7AE2">
              <w:rPr>
                <w:sz w:val="21"/>
                <w:szCs w:val="21"/>
              </w:rPr>
              <w:t>Flow</w:t>
            </w:r>
            <w:proofErr w:type="spellEnd"/>
            <w:r w:rsidR="007D7AE2" w:rsidRPr="007D7AE2">
              <w:rPr>
                <w:sz w:val="21"/>
                <w:szCs w:val="21"/>
              </w:rPr>
              <w:t xml:space="preserve"> </w:t>
            </w:r>
            <w:proofErr w:type="spellStart"/>
            <w:r w:rsidR="007D7AE2" w:rsidRPr="007D7AE2">
              <w:rPr>
                <w:sz w:val="21"/>
                <w:szCs w:val="21"/>
              </w:rPr>
              <w:t>Tracing</w:t>
            </w:r>
            <w:proofErr w:type="spellEnd"/>
            <w:r w:rsidR="007D7AE2" w:rsidRPr="007D7AE2">
              <w:rPr>
                <w:sz w:val="21"/>
                <w:szCs w:val="21"/>
              </w:rPr>
              <w:t>).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351C" w14:textId="7C32DD29" w:rsidR="006313AF" w:rsidRPr="000C5501" w:rsidRDefault="00B80708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b/>
                <w:sz w:val="21"/>
                <w:szCs w:val="21"/>
              </w:rPr>
              <w:t>Producto 3</w:t>
            </w:r>
            <w:r w:rsidRPr="000C5501">
              <w:rPr>
                <w:sz w:val="21"/>
                <w:szCs w:val="21"/>
              </w:rPr>
              <w:t xml:space="preserve">: </w:t>
            </w:r>
            <w:r w:rsidR="007D7AE2" w:rsidRPr="007D7AE2">
              <w:rPr>
                <w:bCs/>
                <w:sz w:val="21"/>
                <w:szCs w:val="21"/>
              </w:rPr>
              <w:t>Informe técnico preliminar de hallazgos documentado, consolidando pruebas, patrones de irregularidad y cuantificaciones económicas del daño.</w:t>
            </w:r>
          </w:p>
        </w:tc>
      </w:tr>
      <w:tr w:rsidR="006313AF" w:rsidRPr="000C5501" w14:paraId="3DB0A53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E27D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C247" w14:textId="4057CB1C" w:rsidR="00F562E0" w:rsidRPr="000C5501" w:rsidRDefault="00B80708" w:rsidP="00F562E0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2.2 </w:t>
            </w:r>
            <w:r w:rsidR="007D7AE2">
              <w:rPr>
                <w:sz w:val="21"/>
                <w:szCs w:val="21"/>
              </w:rPr>
              <w:t>U</w:t>
            </w:r>
            <w:r w:rsidR="007D7AE2" w:rsidRPr="007D7AE2">
              <w:rPr>
                <w:sz w:val="21"/>
                <w:szCs w:val="21"/>
              </w:rPr>
              <w:t>tiliza herramientas tecnológicas especializadas y software de auditoría para la extracción y examen analítico de datos masivos (Big Data, Ley de Benford, ACL/IDEA).</w:t>
            </w:r>
          </w:p>
          <w:p w14:paraId="36421B26" w14:textId="77777777" w:rsidR="006313AF" w:rsidRPr="000C5501" w:rsidRDefault="006313AF">
            <w:pPr>
              <w:spacing w:before="20" w:after="2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8563A" w14:textId="09C29055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4: </w:t>
            </w:r>
            <w:r w:rsidR="007D7AE2" w:rsidRPr="007D7AE2">
              <w:t>Dossier de evidencias probatorias foliado y resguardado, asegurando la cadena de custodia física y digital lista para el proceso legal.</w:t>
            </w:r>
          </w:p>
        </w:tc>
      </w:tr>
      <w:tr w:rsidR="006313AF" w:rsidRPr="000C5501" w14:paraId="31E06CD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021E0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313AF" w:rsidRPr="000C5501" w14:paraId="2BCB082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D0FA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DA048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6CAA93E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BAD7B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313AF" w:rsidRPr="000C5501" w14:paraId="482308F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36F32" w14:textId="77777777" w:rsidR="007A012A" w:rsidRPr="000C5501" w:rsidRDefault="007A012A" w:rsidP="007A012A">
            <w:pPr>
              <w:spacing w:before="20" w:after="20"/>
            </w:pPr>
            <w:r w:rsidRPr="000C5501">
              <w:rPr>
                <w:sz w:val="21"/>
                <w:szCs w:val="21"/>
              </w:rPr>
              <w:t>Tema 1: Introducción a la auditoría forense</w:t>
            </w:r>
          </w:p>
          <w:p w14:paraId="49CD9426" w14:textId="658F71B2" w:rsidR="007A012A" w:rsidRPr="000C5501" w:rsidRDefault="007A012A" w:rsidP="007A012A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Tema 2: Alcance, Objetivos y Ámbito de Aplicación de la </w:t>
            </w:r>
            <w:r w:rsidR="009A7912">
              <w:rPr>
                <w:sz w:val="21"/>
                <w:szCs w:val="21"/>
              </w:rPr>
              <w:t>Auditoría Forense</w:t>
            </w:r>
          </w:p>
          <w:p w14:paraId="6EB95E7A" w14:textId="77777777" w:rsidR="007A012A" w:rsidRPr="000C5501" w:rsidRDefault="007A012A" w:rsidP="007A012A">
            <w:pPr>
              <w:spacing w:before="20" w:after="20"/>
              <w:rPr>
                <w:sz w:val="21"/>
                <w:szCs w:val="21"/>
              </w:rPr>
            </w:pPr>
            <w:r w:rsidRPr="00847112">
              <w:rPr>
                <w:sz w:val="21"/>
                <w:szCs w:val="21"/>
              </w:rPr>
              <w:t>Tema 3: Enfoques preventivo y detectivo de la auditoría forense.</w:t>
            </w:r>
          </w:p>
          <w:p w14:paraId="586A6501" w14:textId="77777777" w:rsidR="007A012A" w:rsidRPr="000C5501" w:rsidRDefault="007A012A" w:rsidP="007A012A">
            <w:pPr>
              <w:spacing w:before="20" w:after="20"/>
            </w:pPr>
            <w:r w:rsidRPr="000C5501">
              <w:rPr>
                <w:sz w:val="21"/>
                <w:szCs w:val="21"/>
              </w:rPr>
              <w:t>Tema 4: Marco Normativo</w:t>
            </w:r>
          </w:p>
          <w:p w14:paraId="04B1CCC8" w14:textId="77777777" w:rsidR="007A012A" w:rsidRPr="000C5501" w:rsidRDefault="007A012A" w:rsidP="007A012A">
            <w:pPr>
              <w:spacing w:before="20" w:after="20"/>
              <w:rPr>
                <w:bCs/>
              </w:rPr>
            </w:pPr>
            <w:r w:rsidRPr="000C5501">
              <w:rPr>
                <w:bCs/>
              </w:rPr>
              <w:t>Tema 5: Pronunciamientos Profesionales para la Auditoría del Fraude</w:t>
            </w:r>
          </w:p>
          <w:p w14:paraId="3409B9F9" w14:textId="77777777" w:rsidR="007A012A" w:rsidRPr="000C5501" w:rsidRDefault="007A012A" w:rsidP="007A012A">
            <w:pPr>
              <w:spacing w:before="20" w:after="20"/>
            </w:pPr>
            <w:r w:rsidRPr="000C5501">
              <w:rPr>
                <w:sz w:val="21"/>
                <w:szCs w:val="21"/>
              </w:rPr>
              <w:t>Tema 6: El fraude y los principales tipos de fraudes</w:t>
            </w:r>
          </w:p>
          <w:p w14:paraId="74304A77" w14:textId="77777777" w:rsidR="007A012A" w:rsidRPr="000C5501" w:rsidRDefault="007A012A" w:rsidP="007A012A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Tema 7: El fraude en los estados financieros</w:t>
            </w:r>
          </w:p>
          <w:p w14:paraId="7BA59C3B" w14:textId="77777777" w:rsidR="007A012A" w:rsidRPr="000C5501" w:rsidRDefault="007A012A" w:rsidP="007A012A">
            <w:pPr>
              <w:spacing w:before="20" w:after="20"/>
            </w:pPr>
            <w:r w:rsidRPr="000C5501">
              <w:rPr>
                <w:sz w:val="21"/>
                <w:szCs w:val="21"/>
              </w:rPr>
              <w:t>Tema 8: Fraudes tecnológicos</w:t>
            </w:r>
          </w:p>
          <w:p w14:paraId="1B677DF2" w14:textId="77777777" w:rsidR="007A012A" w:rsidRPr="000C5501" w:rsidRDefault="007A012A" w:rsidP="007A012A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Tema 9: Lavado de dinero y activos</w:t>
            </w:r>
          </w:p>
          <w:p w14:paraId="6C575FCA" w14:textId="77777777" w:rsidR="007A012A" w:rsidRPr="000C5501" w:rsidRDefault="007A012A" w:rsidP="007A012A">
            <w:pPr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Tema 10: Técnicas y prácticas para prevenir y detectar el fraude</w:t>
            </w:r>
          </w:p>
          <w:p w14:paraId="6F02AF08" w14:textId="77777777" w:rsidR="006313AF" w:rsidRPr="000C5501" w:rsidRDefault="006313AF">
            <w:pPr>
              <w:spacing w:before="20" w:after="20"/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1C06A" w14:textId="4DBC5BE0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Antecedentes de la </w:t>
            </w:r>
            <w:r w:rsidR="009A7912">
              <w:rPr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 xml:space="preserve"> (C)</w:t>
            </w:r>
          </w:p>
          <w:p w14:paraId="3F3F7BBF" w14:textId="5A6532FB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Origen del término forense e Historia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Origen del término forense e historia</w:t>
              </w:r>
            </w:ins>
            <w:r>
              <w:rPr>
                <w:sz w:val="21"/>
                <w:szCs w:val="21"/>
              </w:rPr>
              <w:t xml:space="preserve"> de la </w:t>
            </w:r>
            <w:r w:rsidR="009A7912">
              <w:rPr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 xml:space="preserve"> (C)</w:t>
            </w:r>
          </w:p>
          <w:p w14:paraId="017B350B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Tipos de auditoria (C)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Tipos de auditoría. (C)</w:t>
              </w:r>
            </w:ins>
          </w:p>
          <w:p w14:paraId="6EAE94A0" w14:textId="799E9B80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Alcance de la </w:t>
            </w:r>
            <w:r w:rsidR="009A7912">
              <w:rPr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 xml:space="preserve"> (C)</w:t>
            </w:r>
          </w:p>
          <w:p w14:paraId="3A88AFB8" w14:textId="77473846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Objetivos de la </w:t>
            </w:r>
            <w:r w:rsidR="009A7912">
              <w:rPr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 xml:space="preserve"> (C)</w:t>
            </w:r>
          </w:p>
          <w:p w14:paraId="28C9F2F2" w14:textId="2A9DE9DE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Ámbito de Aplicación de la </w:t>
            </w:r>
            <w:r w:rsidR="009A7912">
              <w:rPr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 xml:space="preserve"> y Diferencia de la </w:t>
            </w:r>
            <w:r w:rsidR="009A7912">
              <w:rPr>
                <w:sz w:val="21"/>
                <w:szCs w:val="21"/>
              </w:rPr>
              <w:t>Auditoría Forense</w:t>
            </w:r>
            <w:r>
              <w:rPr>
                <w:sz w:val="21"/>
                <w:szCs w:val="21"/>
              </w:rPr>
              <w:t xml:space="preserve">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y la Auditoria Financiera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y la auditoría financiera</w:t>
              </w:r>
            </w:ins>
            <w:r>
              <w:rPr>
                <w:sz w:val="21"/>
                <w:szCs w:val="21"/>
              </w:rPr>
              <w:t xml:space="preserve"> (C)</w:t>
            </w:r>
          </w:p>
          <w:p w14:paraId="667A043B" w14:textId="359D40DA" w:rsidR="007A012A" w:rsidRPr="00847112" w:rsidRDefault="009A7912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47112">
              <w:rPr>
                <w:sz w:val="21"/>
                <w:szCs w:val="21"/>
              </w:rPr>
              <w:t>Auditoría Forense</w:t>
            </w:r>
            <w:r w:rsidR="007A012A" w:rsidRPr="00847112">
              <w:rPr>
                <w:sz w:val="21"/>
                <w:szCs w:val="21"/>
              </w:rPr>
              <w:t xml:space="preserve"> preventiva</w:t>
            </w:r>
            <w:r w:rsidR="005F1F61" w:rsidRPr="00847112">
              <w:rPr>
                <w:sz w:val="21"/>
                <w:szCs w:val="21"/>
              </w:rPr>
              <w:t xml:space="preserve"> (C)</w:t>
            </w:r>
          </w:p>
          <w:p w14:paraId="72012EDC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hyperlink w:anchor="_bookmark11" w:history="1">
              <w:r w:rsidRPr="00847112">
                <w:rPr>
                  <w:sz w:val="21"/>
                  <w:szCs w:val="21"/>
                </w:rPr>
                <w:t>La participación de la auditoría forense preventiva</w:t>
              </w:r>
            </w:hyperlink>
            <w:r w:rsidR="005F1F61" w:rsidRPr="00847112">
              <w:rPr>
                <w:sz w:val="21"/>
                <w:szCs w:val="21"/>
              </w:rPr>
              <w:t xml:space="preserve"> (C)</w:t>
            </w:r>
          </w:p>
          <w:p w14:paraId="326FAF8D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hyperlink w:anchor="_bookmark12" w:history="1">
              <w:r w:rsidRPr="00847112">
                <w:rPr>
                  <w:sz w:val="21"/>
                  <w:szCs w:val="21"/>
                </w:rPr>
                <w:t>El sistema de control interno y la prevención</w:t>
              </w:r>
            </w:hyperlink>
            <w:r w:rsidRPr="00847112">
              <w:rPr>
                <w:sz w:val="21"/>
                <w:szCs w:val="21"/>
              </w:rPr>
              <w:t xml:space="preserve"> </w:t>
            </w:r>
            <w:hyperlink w:anchor="_bookmark12" w:history="1">
              <w:r w:rsidRPr="00847112">
                <w:rPr>
                  <w:sz w:val="21"/>
                  <w:szCs w:val="21"/>
                </w:rPr>
                <w:t>de delitos con afectación al patrimonio</w:t>
              </w:r>
            </w:hyperlink>
            <w:r w:rsidR="005F1F61" w:rsidRPr="00847112">
              <w:rPr>
                <w:sz w:val="21"/>
                <w:szCs w:val="21"/>
              </w:rPr>
              <w:t xml:space="preserve"> (C)</w:t>
            </w:r>
          </w:p>
          <w:p w14:paraId="01AE70FE" w14:textId="290A8A1D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47112">
              <w:rPr>
                <w:sz w:val="21"/>
                <w:szCs w:val="21"/>
              </w:rPr>
              <w:t xml:space="preserve">Desarrollo de la </w:t>
            </w:r>
            <w:r w:rsidR="009A7912" w:rsidRPr="00847112">
              <w:rPr>
                <w:sz w:val="21"/>
                <w:szCs w:val="21"/>
              </w:rPr>
              <w:t>Auditoría Forense</w:t>
            </w:r>
            <w:r w:rsidRPr="00847112">
              <w:rPr>
                <w:sz w:val="21"/>
                <w:szCs w:val="21"/>
              </w:rPr>
              <w:t xml:space="preserve"> Preventiva, planificación, trabajo de campo, comunicación y monitoreo. </w:t>
            </w:r>
            <w:r w:rsidR="005F1F61" w:rsidRPr="00847112">
              <w:rPr>
                <w:sz w:val="21"/>
                <w:szCs w:val="21"/>
              </w:rPr>
              <w:t>(C, P)</w:t>
            </w:r>
          </w:p>
          <w:p w14:paraId="1C317FAA" w14:textId="77777777" w:rsidR="009A450C" w:rsidRPr="00847112" w:rsidRDefault="009A450C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47112">
              <w:rPr>
                <w:sz w:val="21"/>
                <w:szCs w:val="21"/>
              </w:rPr>
              <w:t xml:space="preserve">Preservación de la evidencia digital, Análisis de datos electrónicos, Esquemas de </w:t>
            </w:r>
            <w:proofErr w:type="spellStart"/>
            <w:r w:rsidRPr="00847112">
              <w:rPr>
                <w:sz w:val="21"/>
                <w:szCs w:val="21"/>
              </w:rPr>
              <w:t>ciberfraude</w:t>
            </w:r>
            <w:proofErr w:type="spellEnd"/>
            <w:r w:rsidRPr="00847112">
              <w:rPr>
                <w:sz w:val="21"/>
                <w:szCs w:val="21"/>
              </w:rPr>
              <w:t xml:space="preserve"> financiero, Seguridad de la información.</w:t>
            </w:r>
          </w:p>
          <w:p w14:paraId="31FB69DD" w14:textId="71232442" w:rsidR="007A012A" w:rsidRPr="00847112" w:rsidRDefault="009A7912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47112">
              <w:rPr>
                <w:sz w:val="21"/>
                <w:szCs w:val="21"/>
              </w:rPr>
              <w:t>Auditoría Forense</w:t>
            </w:r>
            <w:r w:rsidR="007A012A" w:rsidRPr="00847112">
              <w:rPr>
                <w:sz w:val="21"/>
                <w:szCs w:val="21"/>
              </w:rPr>
              <w:t xml:space="preserve"> </w:t>
            </w:r>
            <w:proofErr w:type="spellStart"/>
            <w:r w:rsidR="007A012A" w:rsidRPr="00847112">
              <w:rPr>
                <w:sz w:val="21"/>
                <w:szCs w:val="21"/>
              </w:rPr>
              <w:t>detectiva</w:t>
            </w:r>
            <w:proofErr w:type="spellEnd"/>
            <w:r w:rsidR="005F1F61" w:rsidRPr="00847112">
              <w:rPr>
                <w:sz w:val="21"/>
                <w:szCs w:val="21"/>
              </w:rPr>
              <w:t xml:space="preserve"> (C</w:t>
            </w:r>
            <w:r w:rsidR="00B21368" w:rsidRPr="00847112">
              <w:rPr>
                <w:sz w:val="21"/>
                <w:szCs w:val="21"/>
              </w:rPr>
              <w:t>, P</w:t>
            </w:r>
            <w:r w:rsidR="005F1F61" w:rsidRPr="00847112">
              <w:rPr>
                <w:sz w:val="21"/>
                <w:szCs w:val="21"/>
              </w:rPr>
              <w:t>)</w:t>
            </w:r>
          </w:p>
          <w:p w14:paraId="15190A3F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Aspectos General y Aspectos específicos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Aspectos generales y aspectos específicos</w:t>
              </w:r>
            </w:ins>
            <w:r w:rsidR="005F1F61" w:rsidRPr="00847112">
              <w:rPr>
                <w:sz w:val="21"/>
                <w:szCs w:val="21"/>
              </w:rPr>
              <w:t xml:space="preserve"> (C)</w:t>
            </w:r>
          </w:p>
          <w:p w14:paraId="7CAAC6E2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hyperlink w:anchor="_bookmark20" w:history="1">
              <w:r w:rsidRPr="00847112">
                <w:rPr>
                  <w:sz w:val="21"/>
                  <w:szCs w:val="21"/>
                </w:rPr>
                <w:t>La teoría pentatónica del delito en la auditoría</w:t>
              </w:r>
            </w:hyperlink>
            <w:r w:rsidRPr="00847112">
              <w:rPr>
                <w:sz w:val="21"/>
                <w:szCs w:val="21"/>
              </w:rPr>
              <w:t xml:space="preserve"> </w:t>
            </w:r>
            <w:hyperlink w:anchor="_bookmark20" w:history="1">
              <w:r w:rsidRPr="00847112">
                <w:rPr>
                  <w:sz w:val="21"/>
                  <w:szCs w:val="21"/>
                </w:rPr>
                <w:t xml:space="preserve">forense </w:t>
              </w:r>
              <w:proofErr w:type="spellStart"/>
              <w:r w:rsidRPr="00847112">
                <w:rPr>
                  <w:sz w:val="21"/>
                  <w:szCs w:val="21"/>
                </w:rPr>
                <w:t>detectiva</w:t>
              </w:r>
              <w:proofErr w:type="spellEnd"/>
            </w:hyperlink>
            <w:r w:rsidR="005F1F61" w:rsidRPr="00847112">
              <w:rPr>
                <w:sz w:val="21"/>
                <w:szCs w:val="21"/>
              </w:rPr>
              <w:t xml:space="preserve"> (C)</w:t>
            </w:r>
          </w:p>
          <w:p w14:paraId="3E9CCE8D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47112">
              <w:rPr>
                <w:sz w:val="21"/>
                <w:szCs w:val="21"/>
              </w:rPr>
              <w:t xml:space="preserve">Dictamen </w:t>
            </w:r>
            <w:hyperlink w:anchor="_bookmark21" w:history="1"/>
            <w:hyperlink w:anchor="_bookmark21" w:history="1">
              <w:r w:rsidRPr="00847112">
                <w:rPr>
                  <w:spacing w:val="-2"/>
                </w:rPr>
                <w:t>pericial</w:t>
              </w:r>
              <w:r w:rsidRPr="00847112">
                <w:rPr>
                  <w:spacing w:val="-9"/>
                </w:rPr>
                <w:t xml:space="preserve"> </w:t>
              </w:r>
              <w:r w:rsidRPr="00847112">
                <w:rPr>
                  <w:spacing w:val="-2"/>
                </w:rPr>
                <w:t>en</w:t>
              </w:r>
              <w:r w:rsidRPr="00847112">
                <w:rPr>
                  <w:spacing w:val="-9"/>
                </w:rPr>
                <w:t xml:space="preserve"> </w:t>
              </w:r>
              <w:r w:rsidRPr="00847112">
                <w:rPr>
                  <w:spacing w:val="-2"/>
                </w:rPr>
                <w:t>la</w:t>
              </w:r>
              <w:r w:rsidRPr="00847112">
                <w:rPr>
                  <w:spacing w:val="-9"/>
                </w:rPr>
                <w:t xml:space="preserve"> </w:t>
              </w:r>
              <w:r w:rsidRPr="00847112">
                <w:rPr>
                  <w:spacing w:val="-2"/>
                </w:rPr>
                <w:t>auditoría</w:t>
              </w:r>
              <w:r w:rsidRPr="00847112">
                <w:rPr>
                  <w:spacing w:val="-8"/>
                </w:rPr>
                <w:t xml:space="preserve"> </w:t>
              </w:r>
              <w:r w:rsidRPr="00847112">
                <w:rPr>
                  <w:spacing w:val="-2"/>
                </w:rPr>
                <w:t>forense</w:t>
              </w:r>
              <w:r w:rsidRPr="00847112">
                <w:rPr>
                  <w:spacing w:val="-9"/>
                </w:rPr>
                <w:t xml:space="preserve"> </w:t>
              </w:r>
              <w:proofErr w:type="spellStart"/>
              <w:r w:rsidRPr="00847112">
                <w:rPr>
                  <w:spacing w:val="-2"/>
                </w:rPr>
                <w:t>detectiva</w:t>
              </w:r>
              <w:proofErr w:type="spellEnd"/>
            </w:hyperlink>
            <w:r w:rsidR="005F1F61" w:rsidRPr="00847112">
              <w:rPr>
                <w:spacing w:val="-2"/>
              </w:rPr>
              <w:t xml:space="preserve"> </w:t>
            </w:r>
            <w:r w:rsidR="005F1F61" w:rsidRPr="00847112">
              <w:rPr>
                <w:sz w:val="21"/>
                <w:szCs w:val="21"/>
              </w:rPr>
              <w:t>(C, P)</w:t>
            </w:r>
          </w:p>
          <w:p w14:paraId="20ACDA3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La Constitución Política del Estado Plurinacional, Código Penal, Código de Procedimiento Penal y la Ley N° 004 Marcelo Quiroga Santa Cruz. (C)</w:t>
            </w:r>
          </w:p>
          <w:p w14:paraId="223BD4B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Decreto Supremo N° 214 de la Política Nacional de Transparencia y Lucha Contra la Corrupción. (C, A)</w:t>
            </w:r>
          </w:p>
          <w:p w14:paraId="6C5BF918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Ley N° 1390 de fortalecimiento para la lucha contra la corrupción y sus modificaciones al marco legal aplicable. (C)</w:t>
            </w:r>
          </w:p>
          <w:p w14:paraId="1F7009A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Reglamento del Instituto de Investigaciones Forenses; Ley Sarbanes-Oxley. (C)</w:t>
            </w:r>
          </w:p>
          <w:p w14:paraId="282F0FEE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Responsabilidades del auditor ante el fraude en la auditoría de estados financieros conforme a la NIA 240 revisada. (C, A)</w:t>
            </w:r>
          </w:p>
          <w:p w14:paraId="3082E32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La Ley Nº 1178 de Administración y Control Gubernamental SAFCO (C)</w:t>
            </w:r>
          </w:p>
          <w:p w14:paraId="2850D96F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Normas de Auditoria Gubernamental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Normas de Auditoría Gubernamental</w:t>
              </w:r>
            </w:ins>
            <w:r>
              <w:rPr>
                <w:sz w:val="21"/>
                <w:szCs w:val="21"/>
              </w:rPr>
              <w:t xml:space="preserve"> (C)</w:t>
            </w:r>
          </w:p>
          <w:p w14:paraId="40B24CBE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t xml:space="preserve"> </w:t>
            </w:r>
            <w:r w:rsidRPr="000C5501">
              <w:rPr>
                <w:sz w:val="21"/>
                <w:szCs w:val="21"/>
              </w:rPr>
              <w:t>Cuarenta</w:t>
            </w:r>
            <w:r w:rsidRPr="000C5501">
              <w:t xml:space="preserve"> recomendaciones del Grupo de Acción Financiera Internacional (GAFI).</w:t>
            </w:r>
            <w:r w:rsidR="005F1F61">
              <w:t xml:space="preserve"> </w:t>
            </w:r>
            <w:r w:rsidR="005F1F61">
              <w:rPr>
                <w:sz w:val="21"/>
                <w:szCs w:val="21"/>
              </w:rPr>
              <w:t>(C)</w:t>
            </w:r>
          </w:p>
          <w:p w14:paraId="1336F190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Definición del fraude y consideraciones sobre el fraude; la auditoría financiera y la auditoría interna frente al fraude. (C)</w:t>
            </w:r>
          </w:p>
          <w:p w14:paraId="3DDDE14D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El triángulo del fraude, la teoría del diamante del fraude y los esquemas de fraude corporativo. (C)</w:t>
            </w:r>
          </w:p>
          <w:p w14:paraId="04192576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El árbol del fraude y los tipos de fraude: fraude ocupacional o laboral, fraude en estados financieros, apropiación ilegal de activos y corrupción. (C)</w:t>
            </w:r>
          </w:p>
          <w:p w14:paraId="53BED53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Perfil del defraudador. (C)</w:t>
            </w:r>
          </w:p>
          <w:p w14:paraId="5B068568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t xml:space="preserve">Falsificación de documentos, Manipulación de </w:t>
            </w:r>
            <w:del w:id="9015" w:author="Comisión de revisión 4.5" w:date="2026-10-13T00:00:00Z">
              <w:r>
                <w:delText xml:space="preserve">estimaciones contables, </w:delText>
              </w:r>
              <w:r>
                <w:rPr>
                  <w:sz w:val="21"/>
                  <w:szCs w:val="21"/>
                </w:rPr>
                <w:delText xml:space="preserve">(C)</w:delText>
              </w:r>
            </w:del>
            <w:ins w:id="9016" w:author="Comisión de revisión 4.5" w:date="2026-10-13T00:00:00Z">
              <w:r>
                <w:t xml:space="preserve">estimaciones contables. (C)</w:t>
              </w:r>
            </w:ins>
          </w:p>
          <w:p w14:paraId="2438CC3C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Uso indebido de políticas contables, Divul</w:t>
            </w:r>
            <w:r w:rsidR="005F1F61">
              <w:t xml:space="preserve">gación insuficiente o engañosa. </w:t>
            </w:r>
            <w:r w:rsidR="005F1F61">
              <w:rPr>
                <w:sz w:val="21"/>
                <w:szCs w:val="21"/>
              </w:rPr>
              <w:t>(C)</w:t>
            </w:r>
          </w:p>
          <w:p w14:paraId="31FFF16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Colusión e</w:t>
            </w:r>
            <w:r w:rsidR="005F1F61">
              <w:t xml:space="preserve">ntre partes internas o externas. </w:t>
            </w:r>
            <w:r w:rsidR="005F1F61">
              <w:rPr>
                <w:sz w:val="21"/>
                <w:szCs w:val="21"/>
              </w:rPr>
              <w:t>(C)</w:t>
            </w:r>
            <w:r w:rsidRPr="000C5501">
              <w:t xml:space="preserve"> </w:t>
            </w:r>
          </w:p>
          <w:p w14:paraId="42DC49C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 xml:space="preserve">Fraude en el Ciclo de ingresos y cobranzas. Ciclo de compras y desembolsos. </w:t>
            </w:r>
            <w:r w:rsidR="005F1F61">
              <w:rPr>
                <w:sz w:val="21"/>
                <w:szCs w:val="21"/>
              </w:rPr>
              <w:t>(C)</w:t>
            </w:r>
          </w:p>
          <w:p w14:paraId="1806C623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 xml:space="preserve">Fraude en Inventarios, Activos fijos y otros activos. </w:t>
            </w:r>
            <w:r w:rsidR="005F1F61">
              <w:rPr>
                <w:sz w:val="21"/>
                <w:szCs w:val="21"/>
              </w:rPr>
              <w:t>(C)</w:t>
            </w:r>
          </w:p>
          <w:p w14:paraId="56EBEFB3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del w:id="9011" w:author="Comisión de revisión 4.5" w:date="2026-10-13T00:00:00Z">
              <w:r>
                <w:delText xml:space="preserve">Fraude en Nomina</w:delText>
              </w:r>
            </w:del>
            <w:ins w:id="9012" w:author="Comisión de revisión 4.5" w:date="2026-10-13T00:00:00Z">
              <w:r>
                <w:t xml:space="preserve">Fraude en nómina</w:t>
              </w:r>
            </w:ins>
            <w:r>
              <w:t xml:space="preserve">, Planilla de sueldos y beneficios de personal. Construcciones y contratos</w:t>
            </w:r>
            <w:r w:rsidR="005F1F61">
              <w:t xml:space="preserve">. </w:t>
            </w:r>
            <w:r w:rsidR="005F1F61">
              <w:rPr>
                <w:sz w:val="21"/>
                <w:szCs w:val="21"/>
              </w:rPr>
              <w:t>(C)</w:t>
            </w:r>
          </w:p>
          <w:p w14:paraId="34578EB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rPr>
                <w:sz w:val="21"/>
                <w:szCs w:val="21"/>
              </w:rPr>
              <w:t>Técnicas y mejores prácticas para prevenir y detectar el fraude en los estados financieros. (P)</w:t>
            </w:r>
          </w:p>
          <w:p w14:paraId="1E0A5FB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Concepto</w:t>
            </w:r>
            <w:r>
              <w:t xml:space="preserve"> de </w:t>
            </w:r>
            <w:del w:id="9009" w:author="Comisión de revisión 4.5" w:date="2026-10-13T00:00:00Z">
              <w:r>
                <w:delText xml:space="preserve">delito de delito in</w:delText>
              </w:r>
              <w:r>
                <w:delText xml:space="preserve">formático</w:delText>
              </w:r>
            </w:del>
            <w:ins w:id="9010" w:author="Comisión de revisión 4.5" w:date="2026-10-13T00:00:00Z">
              <w:r>
                <w:t xml:space="preserve">delito informático</w:t>
              </w:r>
            </w:ins>
            <w:r>
              <w:t xml:space="preserve"> y sus características. </w:t>
            </w:r>
            <w:r w:rsidR="005F1F61">
              <w:rPr>
                <w:sz w:val="21"/>
                <w:szCs w:val="21"/>
              </w:rPr>
              <w:t>(C)</w:t>
            </w:r>
            <w:r w:rsidRPr="000C5501">
              <w:t xml:space="preserve"> </w:t>
            </w:r>
          </w:p>
          <w:p w14:paraId="0F06BE88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t>Sujetos activos y pa</w:t>
            </w:r>
            <w:r w:rsidR="005F1F61">
              <w:t xml:space="preserve">sivos en el delito informático. </w:t>
            </w:r>
            <w:r w:rsidR="005F1F61">
              <w:rPr>
                <w:sz w:val="21"/>
                <w:szCs w:val="21"/>
              </w:rPr>
              <w:t>(C)</w:t>
            </w:r>
          </w:p>
          <w:p w14:paraId="10C83316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0C5501">
              <w:t>Clasifi</w:t>
            </w:r>
            <w:r w:rsidR="005F1F61">
              <w:t xml:space="preserve">cación de delitos informáticos. </w:t>
            </w:r>
            <w:r w:rsidR="005F1F61">
              <w:rPr>
                <w:sz w:val="21"/>
                <w:szCs w:val="21"/>
              </w:rPr>
              <w:t>(C)</w:t>
            </w:r>
          </w:p>
          <w:p w14:paraId="6B5C9800" w14:textId="77777777" w:rsidR="007A012A" w:rsidRPr="000C5501" w:rsidRDefault="005F1F61" w:rsidP="007A012A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>
              <w:t>Fraude informático.</w:t>
            </w:r>
            <w:r>
              <w:rPr>
                <w:sz w:val="21"/>
                <w:szCs w:val="21"/>
              </w:rPr>
              <w:t xml:space="preserve"> (C)</w:t>
            </w:r>
          </w:p>
          <w:p w14:paraId="5A401D01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Historia y concepto del lavado de activos; factores o fuentes que influyen en el lavado de dinero. (C)</w:t>
            </w:r>
          </w:p>
          <w:p w14:paraId="68A58381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Características del proceso de lavado de activos; metodologías, instrumentos y mecanismos utilizados. (C, P)</w:t>
            </w:r>
          </w:p>
          <w:p w14:paraId="30B2EB6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Terminología empleada en diferentes países y el carácter transnacional del lavado de dinero. (C)</w:t>
            </w:r>
          </w:p>
          <w:p w14:paraId="5AFD3B03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Etapas del proceso de lavado de activos, sus impactos y sus tipologías. (C)</w:t>
            </w:r>
          </w:p>
          <w:p w14:paraId="3FCDBA3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Política conozca a su cliente y normativa relacionada con el lavado de dinero. (C)</w:t>
            </w:r>
          </w:p>
          <w:p w14:paraId="526D4E1B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Señales de alerta o banderas rojas: concepto básico y listado de señales de alerta temprana. (C)</w:t>
            </w:r>
          </w:p>
          <w:p w14:paraId="465A4D41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Responsabilidad de las entidades financieras y métodos de detección del fraude. (C, A)</w:t>
            </w:r>
          </w:p>
          <w:p w14:paraId="1152A29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Análisis de datos aplicado a la detección de operaciones inusuales y de patrones de fraude. (P, T)</w:t>
            </w:r>
          </w:p>
          <w:p w14:paraId="2A342484" w14:textId="77777777" w:rsidR="006313AF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0C5501">
              <w:t>Política de ética organizacional, política antifraude y prevención del fraude.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9B57E" w14:textId="765CFD03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 xml:space="preserve">Nociones de </w:t>
            </w:r>
            <w:r w:rsidR="009A7912">
              <w:rPr>
                <w:sz w:val="21"/>
                <w:szCs w:val="21"/>
              </w:rPr>
              <w:t>Auditoría Forense</w:t>
            </w:r>
            <w:r w:rsidR="00CE4A94" w:rsidRPr="000C5501">
              <w:rPr>
                <w:sz w:val="21"/>
                <w:szCs w:val="21"/>
              </w:rPr>
              <w:t xml:space="preserve"> y </w:t>
            </w:r>
            <w:r w:rsidRPr="000C5501">
              <w:rPr>
                <w:sz w:val="21"/>
                <w:szCs w:val="21"/>
              </w:rPr>
              <w:t>la conducta del defraudador.</w:t>
            </w:r>
          </w:p>
          <w:p w14:paraId="4B647EEF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Nociones de informática forense y de la integridad de los archivos digitales.</w:t>
            </w:r>
          </w:p>
          <w:p w14:paraId="696680B2" w14:textId="77777777" w:rsidR="00022BE3" w:rsidRPr="000C5501" w:rsidRDefault="00022BE3" w:rsidP="00022BE3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Nociones de la teoría del delito en el derecho penal.</w:t>
            </w:r>
          </w:p>
          <w:p w14:paraId="1C641FC2" w14:textId="77777777" w:rsidR="00022BE3" w:rsidRPr="000C5501" w:rsidRDefault="00022BE3" w:rsidP="00022BE3">
            <w:pPr>
              <w:pStyle w:val="Prrafodelista"/>
              <w:spacing w:before="10" w:after="10"/>
              <w:ind w:left="260"/>
            </w:pPr>
          </w:p>
        </w:tc>
      </w:tr>
      <w:tr w:rsidR="006313AF" w:rsidRPr="000C5501" w14:paraId="48FEB874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B4A51" w14:textId="2EB8A075" w:rsidR="006313AF" w:rsidRPr="000C5501" w:rsidRDefault="00B80708">
            <w:pPr>
              <w:spacing w:before="20" w:after="20"/>
              <w:jc w:val="both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="003339BF" w:rsidRPr="000C5501">
              <w:rPr>
                <w:sz w:val="21"/>
                <w:szCs w:val="21"/>
              </w:rPr>
              <w:t xml:space="preserve"> </w:t>
            </w:r>
            <w:r w:rsidR="007D7AE2" w:rsidRPr="007D7AE2">
              <w:rPr>
                <w:sz w:val="21"/>
                <w:szCs w:val="21"/>
              </w:rPr>
              <w:t>Aplica de forma rigurosa y especializada la Norma Internacional de Encargos de Aseguramiento NIA 3000 (ISAE 3000 Revisada) como eje central de atestiguamiento y el Estándar ISO 37001 para planificar, ejecutar y evaluar encargos de aseguramiento independientes sobre materias distintas de información histórica, garantizando la idoneidad de criterios, la calidad de la evidencia, la debida diligencia y el diseño de controles preventivos antisoborno.</w:t>
            </w:r>
          </w:p>
        </w:tc>
      </w:tr>
      <w:tr w:rsidR="006313AF" w:rsidRPr="000C5501" w14:paraId="03BFE44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7085E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8E0E8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8E757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313AF" w:rsidRPr="000C5501" w14:paraId="22AEE85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43799" w14:textId="6B08792F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 </w:t>
            </w:r>
            <w:r w:rsidR="007D7AE2" w:rsidRPr="007D7AE2">
              <w:rPr>
                <w:sz w:val="21"/>
                <w:szCs w:val="21"/>
              </w:rPr>
              <w:t>Planifica y ejecuta encargos de atestiguamiento aplicando de forma estricta los requerimientos éticos, de control de calidad y de obtención de evidencia de acuerdo con la NIA 3000 (ISAE 3000) como tema principal, garantizando una conclusión sobre la materia objeto de análisis basada en criterios idóneos y con seguridad razonable o limitada.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5EC4D" w14:textId="1BE1A0C6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1.1 </w:t>
            </w:r>
            <w:r w:rsidR="007D7AE2" w:rsidRPr="007D7AE2">
              <w:rPr>
                <w:sz w:val="21"/>
                <w:szCs w:val="21"/>
              </w:rPr>
              <w:t>Simula la entrevista de aceptación evaluando si se cumplen las condiciones previas del encargo bajo la NIA 3000 (idoneidad de criterios, acceso a la evidencia y existencia de un propósito racional).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752C3" w14:textId="67D5D5E5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5: </w:t>
            </w:r>
            <w:r w:rsidR="007D7AE2" w:rsidRPr="007D7AE2">
              <w:rPr>
                <w:sz w:val="21"/>
                <w:szCs w:val="21"/>
              </w:rPr>
              <w:t>Carta de compromiso del encargo firmada bajo NIA 3000, formalizando términos, responsabilidades de la dirección y del profesional, y la naturaleza del informe a emitir.</w:t>
            </w:r>
          </w:p>
        </w:tc>
      </w:tr>
      <w:tr w:rsidR="006313AF" w:rsidRPr="000C5501" w14:paraId="12A3B852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3CB6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6CE6F" w14:textId="311E9E40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1.2 </w:t>
            </w:r>
            <w:r w:rsidR="007D7AE2" w:rsidRPr="007D7AE2">
              <w:rPr>
                <w:sz w:val="21"/>
                <w:szCs w:val="21"/>
              </w:rPr>
              <w:t>Observa y ejecuta procedimientos de aseguramiento en campo aplicando la NIA 3000 y respondiendo a los riesgos identificados durante la recopilación de evidencia.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5AA2" w14:textId="69919F85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6: </w:t>
            </w:r>
            <w:r w:rsidR="007D7AE2" w:rsidRPr="007D7AE2">
              <w:rPr>
                <w:bCs/>
                <w:sz w:val="21"/>
                <w:szCs w:val="21"/>
              </w:rPr>
              <w:t>Informe de aseguramiento independiente estructurado bajo los lineamientos formales de la NIA 3000 (ISAE 3000), expresando la conclusión (seguridad razonable o limitada).</w:t>
            </w:r>
          </w:p>
        </w:tc>
      </w:tr>
      <w:tr w:rsidR="006313AF" w:rsidRPr="000C5501" w14:paraId="6B50665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2CF7F" w14:textId="395196F6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 </w:t>
            </w:r>
            <w:r w:rsidR="007D7AE2" w:rsidRPr="007D7AE2">
              <w:rPr>
                <w:sz w:val="21"/>
                <w:szCs w:val="21"/>
              </w:rPr>
              <w:t>Evalúa e implementa Sistemas de Gestión Antisoborno conforme a la Norma ISO 37001 y programas de compliance, realizando la debida diligencia, inspección de controles preventivos y diseño de canales de denuncia para prevenir e identificar riesgos de corrupción.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F0D55" w14:textId="35945BAF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2.1 </w:t>
            </w:r>
            <w:r w:rsidR="007D7AE2" w:rsidRPr="007D7AE2">
              <w:rPr>
                <w:sz w:val="21"/>
                <w:szCs w:val="21"/>
              </w:rPr>
              <w:t>Aplica pruebas de cumplimiento y debida diligencia (</w:t>
            </w:r>
            <w:proofErr w:type="spellStart"/>
            <w:r w:rsidR="007D7AE2" w:rsidRPr="007D7AE2">
              <w:rPr>
                <w:sz w:val="21"/>
                <w:szCs w:val="21"/>
              </w:rPr>
              <w:t>Due</w:t>
            </w:r>
            <w:proofErr w:type="spellEnd"/>
            <w:r w:rsidR="007D7AE2" w:rsidRPr="007D7AE2">
              <w:rPr>
                <w:sz w:val="21"/>
                <w:szCs w:val="21"/>
              </w:rPr>
              <w:t xml:space="preserve"> </w:t>
            </w:r>
            <w:proofErr w:type="spellStart"/>
            <w:r w:rsidR="007D7AE2" w:rsidRPr="007D7AE2">
              <w:rPr>
                <w:sz w:val="21"/>
                <w:szCs w:val="21"/>
              </w:rPr>
              <w:t>Diligence</w:t>
            </w:r>
            <w:proofErr w:type="spellEnd"/>
            <w:r w:rsidR="007D7AE2" w:rsidRPr="007D7AE2">
              <w:rPr>
                <w:sz w:val="21"/>
                <w:szCs w:val="21"/>
              </w:rPr>
              <w:t>) sobre socios de negocios, personal clave y procesos críticos conforme a los lineamientos de la ISO 37001.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F59B0" w14:textId="6C2E88D1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7: </w:t>
            </w:r>
            <w:r w:rsidR="007D7AE2" w:rsidRPr="007D7AE2">
              <w:rPr>
                <w:sz w:val="21"/>
                <w:szCs w:val="21"/>
              </w:rPr>
              <w:t>Matriz de evaluación del Sistema de Gestión Antisoborno (ISO 37001) y políticas de debida diligencia.</w:t>
            </w:r>
          </w:p>
        </w:tc>
      </w:tr>
      <w:tr w:rsidR="006313AF" w:rsidRPr="000C5501" w14:paraId="6C3178A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FFCE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F354F" w14:textId="1AE6F945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2.2 </w:t>
            </w:r>
            <w:r w:rsidR="007D7AE2" w:rsidRPr="007D7AE2">
              <w:rPr>
                <w:sz w:val="21"/>
                <w:szCs w:val="21"/>
              </w:rPr>
              <w:t>Diseña y evalúa la operatividad de los controles antisoborno, políticas de ética y canales de denuncia confidenciales e institucionales.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D0FBB" w14:textId="0FEBDC63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8: </w:t>
            </w:r>
            <w:r w:rsidR="007D7AE2" w:rsidRPr="007D7AE2">
              <w:rPr>
                <w:sz w:val="21"/>
                <w:szCs w:val="21"/>
              </w:rPr>
              <w:t>Informe de auditoría de cumplimiento e implementación del programa antisoborno y canal de denuncias conforme a ISO 37001.</w:t>
            </w:r>
          </w:p>
        </w:tc>
      </w:tr>
      <w:tr w:rsidR="006313AF" w:rsidRPr="000C5501" w14:paraId="4994E4F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FC63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313AF" w:rsidRPr="000C5501" w14:paraId="1A4449D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059D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2F727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C70649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0C5E2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313AF" w:rsidRPr="000C5501" w14:paraId="294E035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195AC" w14:textId="77777777" w:rsidR="00662BE7" w:rsidRPr="000C5501" w:rsidRDefault="00B80708">
            <w:pPr>
              <w:spacing w:before="20" w:after="2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 xml:space="preserve">Tema 11: </w:t>
            </w:r>
            <w:r w:rsidR="00662BE7" w:rsidRPr="000C5501">
              <w:rPr>
                <w:sz w:val="21"/>
                <w:szCs w:val="21"/>
              </w:rPr>
              <w:t>NIA 3000 (Encargos de aseguramiento distintos de la auditoría o de la revisión de información financiera histórica)</w:t>
            </w:r>
          </w:p>
          <w:p w14:paraId="2B67B5C9" w14:textId="77777777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Tema 12: </w:t>
            </w:r>
            <w:r w:rsidR="00662BE7" w:rsidRPr="000C5501">
              <w:rPr>
                <w:sz w:val="21"/>
                <w:szCs w:val="21"/>
              </w:rPr>
              <w:t>Estándares Internacionales ISO 37001: Sistemas de gestión antisoborno utilizados para alinear las fases preventivas de la auditoría forense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5B2BE" w14:textId="77777777" w:rsidR="002323A3" w:rsidRPr="000C5501" w:rsidRDefault="00662BE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Introducción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0996EAE2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Objetivos y Definiciones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7DBD9AFE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Escepticismo y juicio profesional</w:t>
            </w:r>
            <w:r w:rsidR="008F0D74">
              <w:rPr>
                <w:sz w:val="21"/>
                <w:szCs w:val="21"/>
              </w:rPr>
              <w:t xml:space="preserve"> (C, A)</w:t>
            </w:r>
          </w:p>
          <w:p w14:paraId="6DEFF9A2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Planificación y realización del encargo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2A48A354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Hechos posteriores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3FAEA183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Descripción de los criterios aplicables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2976E9D2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Formación de la conclusión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51F4DEDA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Preparación del informe de aseguramiento</w:t>
            </w:r>
            <w:r w:rsidR="008F0D74">
              <w:rPr>
                <w:sz w:val="21"/>
                <w:szCs w:val="21"/>
              </w:rPr>
              <w:t xml:space="preserve"> (C, P)</w:t>
            </w:r>
          </w:p>
          <w:p w14:paraId="3A162890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Objeto y campo de aplicación ISO 37001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7F1EEE35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Referencias normativas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60A5558C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Términos y </w:t>
            </w: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Definiciones</w:delText>
              </w:r>
              <w:r>
                <w:rPr>
                  <w:sz w:val="21"/>
                  <w:szCs w:val="21"/>
                </w:rPr>
                <w:delText xml:space="preserve">(C)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Definiciones. (C)</w:t>
              </w:r>
            </w:ins>
          </w:p>
          <w:p w14:paraId="41CFC416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Contexto de la organización</w:t>
            </w:r>
            <w:r w:rsidR="008F0D74">
              <w:rPr>
                <w:sz w:val="21"/>
                <w:szCs w:val="21"/>
              </w:rPr>
              <w:t xml:space="preserve"> (C)</w:t>
            </w:r>
          </w:p>
          <w:p w14:paraId="5AA24CDE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Planificación</w:t>
            </w:r>
            <w:r w:rsidR="008F0D74">
              <w:rPr>
                <w:sz w:val="21"/>
                <w:szCs w:val="21"/>
              </w:rPr>
              <w:t xml:space="preserve"> (C, P)</w:t>
            </w:r>
          </w:p>
          <w:p w14:paraId="1F6BC86D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C5501">
              <w:rPr>
                <w:sz w:val="21"/>
                <w:szCs w:val="21"/>
              </w:rPr>
              <w:t>Soporte</w:t>
            </w:r>
            <w:r w:rsidR="008F0D74">
              <w:rPr>
                <w:sz w:val="21"/>
                <w:szCs w:val="21"/>
              </w:rPr>
              <w:t xml:space="preserve"> (C, P)</w:t>
            </w:r>
          </w:p>
          <w:p w14:paraId="04F4C708" w14:textId="77777777" w:rsidR="002323A3" w:rsidRPr="000C5501" w:rsidRDefault="002323A3" w:rsidP="002323A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Operación</w:t>
            </w:r>
            <w:r w:rsidR="008F0D74">
              <w:rPr>
                <w:sz w:val="21"/>
                <w:szCs w:val="21"/>
              </w:rPr>
              <w:t xml:space="preserve"> (C, P)</w:t>
            </w:r>
          </w:p>
          <w:p w14:paraId="3D8431AF" w14:textId="77777777" w:rsidR="006313AF" w:rsidRPr="000C5501" w:rsidRDefault="006313AF" w:rsidP="002323A3">
            <w:pPr>
              <w:spacing w:before="10" w:after="10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CDC2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Nociones de la comunicación profesional y de las técnicas de indagación ante la dirección.</w:t>
            </w:r>
          </w:p>
          <w:p w14:paraId="364C5462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Requisitos de información financiera que exigen las entidades financieras para la evaluación de créditos.</w:t>
            </w:r>
          </w:p>
        </w:tc>
      </w:tr>
      <w:tr w:rsidR="006313AF" w:rsidRPr="000C5501" w14:paraId="7936B05B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26B2F" w14:textId="04428970" w:rsidR="006313AF" w:rsidRPr="000C5501" w:rsidRDefault="00B80708">
            <w:pPr>
              <w:spacing w:before="20" w:after="20"/>
              <w:jc w:val="both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="007D7AE2" w:rsidRPr="007D7AE2">
              <w:rPr>
                <w:sz w:val="21"/>
                <w:szCs w:val="21"/>
              </w:rPr>
              <w:t>Aplica los encargos de procedimientos acordados y de compilación conforme a las Normas Internacionales de Servicios Relacionados 4400 (Revisada) y 4410, acordando los términos con el cliente, delimitando explícitamente el servicio respecto a los encargos de aseguramiento (NIA 3000 / ISAE 3000) mediante la matriz comparativa técnica de delimitación y elaborando los informes del profesional ejerciente mediante herramientas digitales.</w:t>
            </w:r>
          </w:p>
        </w:tc>
      </w:tr>
      <w:tr w:rsidR="006313AF" w:rsidRPr="000C5501" w14:paraId="2D683D5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87B6F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42C36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0FA1F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313AF" w:rsidRPr="000C5501" w14:paraId="7581E18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54643" w14:textId="6C48371D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 </w:t>
            </w:r>
            <w:r w:rsidR="007D7AE2" w:rsidRPr="007D7AE2">
              <w:rPr>
                <w:sz w:val="21"/>
                <w:szCs w:val="21"/>
              </w:rPr>
              <w:t>Aplica el encargo de procedimientos acordados conforme a la NISR 4400 revisada, verificando la idoneidad de los procedimientos, el no otorgamiento de ningún nivel de aseguramiento y la utilización del trabajo de un experto.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53927" w14:textId="55DBB306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1.1 </w:t>
            </w:r>
            <w:r w:rsidR="007D7AE2" w:rsidRPr="007D7AE2">
              <w:rPr>
                <w:sz w:val="21"/>
                <w:szCs w:val="21"/>
              </w:rPr>
              <w:t>Redacta en equipo los procedimientos acordados con el cliente y los términos del encargo.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E6B93" w14:textId="1792DE4A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9: </w:t>
            </w:r>
            <w:r w:rsidR="00152B82" w:rsidRPr="00152B82">
              <w:rPr>
                <w:sz w:val="21"/>
                <w:szCs w:val="21"/>
              </w:rPr>
              <w:t>Términos del encargo con la descripción de los procedimientos acordados conforme a NISR 4400.</w:t>
            </w:r>
          </w:p>
        </w:tc>
      </w:tr>
      <w:tr w:rsidR="006313AF" w:rsidRPr="000C5501" w14:paraId="15DD8EE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22C7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3EB28" w14:textId="3D8C901A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1.2 </w:t>
            </w:r>
            <w:r w:rsidR="00152B82" w:rsidRPr="00152B82">
              <w:rPr>
                <w:sz w:val="21"/>
                <w:szCs w:val="21"/>
              </w:rPr>
              <w:t>Aplica en aula un conjunto de procedimientos acordados a la información de un cliente y redacta sus hallazgos factuales.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14695" w14:textId="552755D7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10: </w:t>
            </w:r>
            <w:r w:rsidR="00152B82" w:rsidRPr="00152B82">
              <w:rPr>
                <w:sz w:val="21"/>
                <w:szCs w:val="21"/>
              </w:rPr>
              <w:t>Informe de procedimientos acordados con sus hallazgos factuales verificables (sin aseguramiento).</w:t>
            </w:r>
          </w:p>
        </w:tc>
      </w:tr>
      <w:tr w:rsidR="006313AF" w:rsidRPr="000C5501" w14:paraId="5DB1E9D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12144" w14:textId="69C42B7E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 </w:t>
            </w:r>
            <w:r w:rsidR="007D7AE2" w:rsidRPr="007D7AE2">
              <w:rPr>
                <w:sz w:val="21"/>
                <w:szCs w:val="21"/>
              </w:rPr>
              <w:t>Elabora el encargo de compilación conforme a la NISR 4410, delimitándolo estrictamente de los encargos de aseguramiento (NIA 3000 / Auditoría) y documentándolo mediante herramientas digitales.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6219E" w14:textId="4B19C2F3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2.1 </w:t>
            </w:r>
            <w:r w:rsidR="00152B82" w:rsidRPr="00152B82">
              <w:rPr>
                <w:sz w:val="21"/>
                <w:szCs w:val="21"/>
              </w:rPr>
              <w:t>Compila en el laboratorio de cómputo los estados financieros de una pequeña empresa con herramientas digitales.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4843D" w14:textId="0789C6FF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11: </w:t>
            </w:r>
            <w:r w:rsidR="00152B82" w:rsidRPr="00152B82">
              <w:rPr>
                <w:sz w:val="21"/>
                <w:szCs w:val="21"/>
              </w:rPr>
              <w:t>Estados financieros compilados con su documentación de soporte.</w:t>
            </w:r>
          </w:p>
        </w:tc>
      </w:tr>
      <w:tr w:rsidR="006313AF" w:rsidRPr="000C5501" w14:paraId="247D2D7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69C6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A78CA" w14:textId="56A5D92B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2.2 </w:t>
            </w:r>
            <w:r w:rsidR="00152B82" w:rsidRPr="00152B82">
              <w:rPr>
                <w:sz w:val="21"/>
                <w:szCs w:val="21"/>
              </w:rPr>
              <w:t>Presenta ante el curso el informe de compilación y expone su diferencia esencial respecto a los encargos que proporcionan seguridad.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8CF80" w14:textId="516FC786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12: </w:t>
            </w:r>
            <w:r w:rsidR="00152B82" w:rsidRPr="00152B82">
              <w:rPr>
                <w:sz w:val="21"/>
                <w:szCs w:val="21"/>
              </w:rPr>
              <w:t>Informe de compilación del profesional ejerciente conforme a NISR 4410.</w:t>
            </w:r>
          </w:p>
        </w:tc>
      </w:tr>
      <w:tr w:rsidR="006313AF" w:rsidRPr="000C5501" w14:paraId="38FDD96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823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313AF" w:rsidRPr="000C5501" w14:paraId="363EC18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A66C9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61E76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71B6F02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E66E9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313AF" w:rsidRPr="000C5501" w14:paraId="4A2A83D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40DF3" w14:textId="77777777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>Tema 15: Procedimientos convenidos</w:t>
            </w:r>
          </w:p>
          <w:p w14:paraId="6AE7E0F1" w14:textId="77777777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>Tema 16: Compilación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D6A32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Norma Internacional de Servicios Relacionados (NISR) 4400: el encargo de procedimientos acordados, aplicabilidad, objetivos y definiciones. (C, P)</w:t>
            </w:r>
          </w:p>
          <w:p w14:paraId="03CFE8B1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Requerimientos para la realización de un encargo de procedimientos acordados: requerimientos de ética aplicables, juicio profesional y gestión de calidad del encargo. (C, P, A)</w:t>
            </w:r>
          </w:p>
          <w:p w14:paraId="5A1E90B0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Vigencia de la norma revisada de procedimientos acordados desde los encargos cuyos términos se acuerdan a partir del 1 de enero de 2022 y su énfasis en la idoneidad de los procedimientos. (C, P)</w:t>
            </w:r>
          </w:p>
          <w:p w14:paraId="61A1873A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Aceptación y continuidad del encargo y acuerdo de los términos del encargo. (C)</w:t>
            </w:r>
          </w:p>
          <w:p w14:paraId="0CCDAD5E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Aplicación de los procedimientos acordados y utilización del trabajo de un experto del profesional ejerciente. (P)</w:t>
            </w:r>
          </w:p>
          <w:p w14:paraId="498094D6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El informe de procedimientos acordados, la realización de este encargo junto con otro encargo y su documentación. (P)</w:t>
            </w:r>
          </w:p>
          <w:p w14:paraId="64DABD97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Uso de los encargos de procedimientos acordados para atender requerimientos de financiadores y de entidades supervisoras. (C, P)</w:t>
            </w:r>
          </w:p>
          <w:p w14:paraId="36A8409E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Norma Internacional de Servicios Relacionados 4410: alcance, el encargo de compilación, aplicabilidad, objetivos y definiciones. (C)</w:t>
            </w:r>
          </w:p>
          <w:p w14:paraId="6FC3C36A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Requerimientos para la realización de un encargo de compilación: requerimientos de ética, juicio profesional y gestión de calidad del encargo. (C, A)</w:t>
            </w:r>
          </w:p>
          <w:p w14:paraId="442CA76D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Aceptación y continuidad del encargo y comunicación con la dirección y con los responsables del gobierno de la entidad. (C)</w:t>
            </w:r>
          </w:p>
          <w:p w14:paraId="001FEC6C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Realización del encargo, documentación e informe del profesional ejerciente. (P)</w:t>
            </w:r>
          </w:p>
          <w:p w14:paraId="63BDAD52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0C5501">
              <w:rPr>
                <w:sz w:val="21"/>
                <w:szCs w:val="21"/>
              </w:rPr>
              <w:t>Delimitación de la compilación respecto de los encargos que proporcionan seguridad y uso de herramientas digitales en su ejecución y documentación.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F0492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Nociones de los requisitos de información de los bancos, los financiadores y las entidades públicas que solicitan procedimientos acordados.</w:t>
            </w:r>
          </w:p>
          <w:p w14:paraId="1B4F3ED7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Nociones de la contratación de servicios profesionales independientes.</w:t>
            </w:r>
          </w:p>
        </w:tc>
      </w:tr>
      <w:tr w:rsidR="006313AF" w:rsidRPr="000C5501" w14:paraId="294AA930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1933E" w14:textId="270863FD" w:rsidR="006313AF" w:rsidRPr="000C5501" w:rsidRDefault="00B80708">
            <w:pPr>
              <w:spacing w:before="20" w:after="20"/>
              <w:jc w:val="both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="00152B82" w:rsidRPr="00152B82">
              <w:rPr>
                <w:sz w:val="21"/>
                <w:szCs w:val="21"/>
              </w:rPr>
              <w:t>Elabora el informe pericial contable de un caso de delito económico y evalúa el programa de prevención de una entidad, aplicando técnicas de investigación contable, la normativa procesal penal y civil boliviana, las Normas de Auditoría de Cumplimiento de la Contraloría General del Estado y la normativa de prevención de legitimación de ganancias ilícitas vigente.</w:t>
            </w:r>
          </w:p>
        </w:tc>
      </w:tr>
      <w:tr w:rsidR="006313AF" w:rsidRPr="000C5501" w14:paraId="7471557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94CFD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B4262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E4D1E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313AF" w:rsidRPr="000C5501" w14:paraId="6245257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94ADE" w14:textId="59F7EC2F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 </w:t>
            </w:r>
            <w:r w:rsidR="00152B82" w:rsidRPr="00152B82">
              <w:rPr>
                <w:sz w:val="21"/>
                <w:szCs w:val="21"/>
              </w:rPr>
              <w:t>Elabora el informe pericial contable de un caso de delito económico, aplicando técnicas de rastreo de fondos, reconstrucción de registros y cuantificación del daño patrimonial con imparcialidad y rigor probatorio.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F1CE" w14:textId="6A87B46F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1.1 </w:t>
            </w:r>
            <w:r w:rsidR="00152B82" w:rsidRPr="00152B82">
              <w:rPr>
                <w:sz w:val="21"/>
                <w:szCs w:val="21"/>
              </w:rPr>
              <w:t>Resuelve en aula la cuantificación del daño económico de un caso de malversación o fraude mediante análisis de flujos.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E266F" w14:textId="2D19357A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13: </w:t>
            </w:r>
            <w:r w:rsidR="00152B82" w:rsidRPr="00152B82">
              <w:rPr>
                <w:sz w:val="21"/>
                <w:szCs w:val="21"/>
              </w:rPr>
              <w:t>Cédula de cuantificación del daño económico y prueba documental.</w:t>
            </w:r>
          </w:p>
        </w:tc>
      </w:tr>
      <w:tr w:rsidR="006313AF" w:rsidRPr="000C5501" w14:paraId="5620862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7E4D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C1B6D" w14:textId="15E4BBE8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1.2 </w:t>
            </w:r>
            <w:r w:rsidR="00152B82" w:rsidRPr="00152B82">
              <w:rPr>
                <w:sz w:val="21"/>
                <w:szCs w:val="21"/>
              </w:rPr>
              <w:t>Sustenta en un simulacro de juicio oral (audiencia) las conclusiones técnico-legales del informe pericial.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4FB11" w14:textId="7D8B8AEC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14: </w:t>
            </w:r>
            <w:r w:rsidR="00152B82" w:rsidRPr="00152B82">
              <w:rPr>
                <w:sz w:val="21"/>
                <w:szCs w:val="21"/>
              </w:rPr>
              <w:t>Informe pericial contable procesal con sus anexos y cadena de custodia.</w:t>
            </w:r>
          </w:p>
        </w:tc>
      </w:tr>
      <w:tr w:rsidR="006313AF" w:rsidRPr="000C5501" w14:paraId="6EFC000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865BB" w14:textId="31A61E09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 </w:t>
            </w:r>
            <w:r w:rsidR="00152B82" w:rsidRPr="00152B82">
              <w:rPr>
                <w:sz w:val="21"/>
                <w:szCs w:val="21"/>
              </w:rPr>
              <w:t>Evalúa el programa de prevención de delitos económicos y de legitimación de ganancias ilícitas de una entidad, proponiendo mejoras operativas a sus controles antifraude y de cumplimiento.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39AA9" w14:textId="3DE99D43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2.1 </w:t>
            </w:r>
            <w:r w:rsidR="00152B82" w:rsidRPr="00152B82">
              <w:rPr>
                <w:sz w:val="21"/>
                <w:szCs w:val="21"/>
              </w:rPr>
              <w:t>Diseña en equipo la política de ética, compliance y la política antifraude corporativa con su canal de denuncias.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13C87" w14:textId="29C9D290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15: </w:t>
            </w:r>
            <w:r w:rsidR="00152B82" w:rsidRPr="00152B82">
              <w:rPr>
                <w:sz w:val="21"/>
                <w:szCs w:val="21"/>
              </w:rPr>
              <w:t>Propuesta de política antifraude corporativa con canal de denuncias seguro.</w:t>
            </w:r>
          </w:p>
        </w:tc>
      </w:tr>
      <w:tr w:rsidR="006313AF" w:rsidRPr="000C5501" w14:paraId="07A288C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DA0C" w14:textId="77777777" w:rsidR="006313AF" w:rsidRPr="000C5501" w:rsidRDefault="006313A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BEAC8" w14:textId="1F5611AD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 xml:space="preserve">2.2 </w:t>
            </w:r>
            <w:r w:rsidR="00152B82" w:rsidRPr="00152B82">
              <w:rPr>
                <w:sz w:val="21"/>
                <w:szCs w:val="21"/>
              </w:rPr>
              <w:t>Evalúa en aula la eficacia del programa de cumplimiento de una entidad sujeta a la Unidad de Investigaciones Financieras (UIF).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ACE21" w14:textId="6DAD6B90" w:rsidR="006313AF" w:rsidRPr="000C5501" w:rsidRDefault="00B80708">
            <w:pPr>
              <w:spacing w:before="20" w:after="20"/>
            </w:pPr>
            <w:r w:rsidRPr="000C5501">
              <w:rPr>
                <w:b/>
                <w:bCs/>
                <w:sz w:val="21"/>
                <w:szCs w:val="21"/>
              </w:rPr>
              <w:t xml:space="preserve">Producto 16: </w:t>
            </w:r>
            <w:r w:rsidR="00152B82" w:rsidRPr="00152B82">
              <w:rPr>
                <w:sz w:val="21"/>
                <w:szCs w:val="21"/>
              </w:rPr>
              <w:t>Informe de evaluación del programa de prevención (UIF/ASFI) con recomendaciones.</w:t>
            </w:r>
          </w:p>
        </w:tc>
      </w:tr>
      <w:tr w:rsidR="006313AF" w:rsidRPr="000C5501" w14:paraId="674CF8D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6FEE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313AF" w:rsidRPr="000C5501" w14:paraId="1260328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36105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DC6FF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C27F7BC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7ABA1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313AF" w:rsidRPr="000C5501" w14:paraId="31808C1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E51BD" w14:textId="77777777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>Tema 17: Peritaje contable</w:t>
            </w:r>
          </w:p>
          <w:p w14:paraId="7C126F16" w14:textId="77777777" w:rsidR="006313AF" w:rsidRPr="000C5501" w:rsidRDefault="00B80708">
            <w:pPr>
              <w:spacing w:before="20" w:after="20"/>
            </w:pPr>
            <w:r w:rsidRPr="000C5501">
              <w:rPr>
                <w:sz w:val="21"/>
                <w:szCs w:val="21"/>
              </w:rPr>
              <w:t>Tema 18: Prevención de delitos económicos y cumplimiento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C9E5E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El perito contable: requisitos, designación, excusa y recusación conforme al Código Procesal Civil y al Código de Procedimiento Penal. (P)</w:t>
            </w:r>
          </w:p>
          <w:p w14:paraId="32947442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Planificación del peritaje: puntos de pericia, alcance, fuentes de información y cronograma. (C, P)</w:t>
            </w:r>
          </w:p>
          <w:p w14:paraId="043CE857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Técnicas de investigación contable: rastreo de fondos y de activos, reconstrucción de registros, análisis de flujos financieros y cuantificación del daño económico. (P)</w:t>
            </w:r>
          </w:p>
          <w:p w14:paraId="2FA9F559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Delitos económicos y tributarios: malversación, enriquecimiento ilícito, contrabando y defraudación tributaria; hechos que debe acreditar la pericia. (C)</w:t>
            </w:r>
          </w:p>
          <w:p w14:paraId="26362376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Informe pericial: estructura, conclusiones, anexos y sustentación oral ante la autoridad judicial o fiscal. (C)</w:t>
            </w:r>
          </w:p>
          <w:p w14:paraId="05FB2E54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Imparcialidad, confidencialidad y responsabilidad del perito contable. (C, A)</w:t>
            </w:r>
          </w:p>
          <w:p w14:paraId="102CF26F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Programas de cumplimiento y de prevención del fraude: código de ética corporativa, canal de denuncias y controles antifraude. (C, A)</w:t>
            </w:r>
          </w:p>
          <w:p w14:paraId="275D3C5B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Sistema de prevención de legitimación de ganancias ilícitas y financiamiento del terrorismo: debida diligencia, reporte de operaciones sospechosas a la Unidad de Investigaciones Financieras y función del oficial de cumplimiento. (C)</w:t>
            </w:r>
          </w:p>
          <w:p w14:paraId="3EE13318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C5501">
              <w:rPr>
                <w:sz w:val="21"/>
                <w:szCs w:val="21"/>
              </w:rPr>
              <w:t>Evaluación de la eficacia de un programa de prevención de delitos económicos en una entidad.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1F6DC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Nociones de derecho procesal sobre la prueba pericial.</w:t>
            </w:r>
          </w:p>
          <w:p w14:paraId="0F183948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>Técnicas de oratoria y de argumentación ante la autoridad judicial.</w:t>
            </w:r>
          </w:p>
          <w:p w14:paraId="2F5A2D17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C5501">
              <w:rPr>
                <w:sz w:val="21"/>
                <w:szCs w:val="21"/>
              </w:rPr>
              <w:t xml:space="preserve">Nociones de </w:t>
            </w:r>
            <w:proofErr w:type="spellStart"/>
            <w:r w:rsidRPr="000C5501">
              <w:rPr>
                <w:sz w:val="21"/>
                <w:szCs w:val="21"/>
              </w:rPr>
              <w:t>documentoscopía</w:t>
            </w:r>
            <w:proofErr w:type="spellEnd"/>
            <w:r w:rsidRPr="000C5501">
              <w:rPr>
                <w:sz w:val="21"/>
                <w:szCs w:val="21"/>
              </w:rPr>
              <w:t xml:space="preserve"> y de la autenticidad de los documentos contables.</w:t>
            </w:r>
          </w:p>
        </w:tc>
      </w:tr>
      <w:tr w:rsidR="006313AF" w:rsidRPr="000C5501" w14:paraId="19F599C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4C29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6313AF" w:rsidRPr="000C5501" w14:paraId="36262299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891A6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875E8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00EA2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0C5501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E5663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4DF44" w14:textId="77777777" w:rsidR="006313AF" w:rsidRPr="000C5501" w:rsidRDefault="00B80708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152B82" w:rsidRPr="000C5501" w14:paraId="4E27965E" w14:textId="77777777" w:rsidTr="006806FC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CE37A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 xml:space="preserve">• Analiza casos guiados de fraude y discute señales de alerta (red </w:t>
            </w:r>
            <w:proofErr w:type="spellStart"/>
            <w:r w:rsidRPr="00152B82">
              <w:rPr>
                <w:sz w:val="21"/>
                <w:szCs w:val="21"/>
              </w:rPr>
              <w:t>flags</w:t>
            </w:r>
            <w:proofErr w:type="spellEnd"/>
            <w:r w:rsidRPr="00152B82">
              <w:rPr>
                <w:sz w:val="21"/>
                <w:szCs w:val="21"/>
              </w:rPr>
              <w:t>).</w:t>
            </w:r>
          </w:p>
          <w:p w14:paraId="4D3F805C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Resuelve ejercicios de pruebas sustantivas y evaluación de controles.</w:t>
            </w:r>
          </w:p>
          <w:p w14:paraId="182C1660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Simula entrevistas e interrogatorios estructurados.</w:t>
            </w:r>
          </w:p>
          <w:p w14:paraId="700A1AD3" w14:textId="6E632941" w:rsidR="00152B82" w:rsidRPr="000C5501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Debates sobre ética, independencia y secretos legales.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A03C3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Desarrolla lecturas críticas de normas (NIA 3000, ISO 37001, CGE) y leyes bolivianas.</w:t>
            </w:r>
          </w:p>
          <w:p w14:paraId="15AF2D47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Construye mapas conceptuales y esquemas de flujos transaccionales.</w:t>
            </w:r>
          </w:p>
          <w:p w14:paraId="4EB40949" w14:textId="7C68C3AC" w:rsidR="00152B82" w:rsidRPr="000C5501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Resuelve cuestionarios de autoevaluación analítica.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55388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Participa en foros de debate y cuestionarios interactivos en Moodle UMSA.</w:t>
            </w:r>
          </w:p>
          <w:p w14:paraId="6BD52071" w14:textId="26B25390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Utiliza hojas de cálculo y archivos simulados para ejercicios analíticos de datos transaccionales.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5F061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Planifica auditorías forenses y construye matrices de riesgo.</w:t>
            </w:r>
          </w:p>
          <w:p w14:paraId="05539913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Ejecuta talleres de análisis de datos y resguardo de evidencia (ACL/IDEA/Excel).</w:t>
            </w:r>
          </w:p>
          <w:p w14:paraId="6A4A709B" w14:textId="73242D97" w:rsidR="00152B82" w:rsidRPr="000C5501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Redacta informes periciales, informes bajo NIA 3000 y NISR 4400.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0362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Ejecuta investigación aplicada sobre Normas de Auditoría de Cumplimiento de la CGE y legislación penal/civil.</w:t>
            </w:r>
          </w:p>
          <w:p w14:paraId="125AB413" w14:textId="77777777" w:rsidR="00152B82" w:rsidRPr="00152B82" w:rsidRDefault="00152B82" w:rsidP="00152B8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• Desarrolla casos integradores en equipo, preparando dossiers probatorios.</w:t>
            </w:r>
          </w:p>
          <w:p w14:paraId="44CED754" w14:textId="3CBAFED7" w:rsidR="00152B82" w:rsidRPr="000C5501" w:rsidRDefault="00152B82" w:rsidP="00152B82">
            <w:pPr>
              <w:spacing w:before="20" w:after="20"/>
              <w:jc w:val="center"/>
            </w:pPr>
            <w:r w:rsidRPr="00152B82">
              <w:rPr>
                <w:sz w:val="21"/>
                <w:szCs w:val="21"/>
              </w:rPr>
              <w:t>• Realiza la defensa oral en simulacros de juicio oral.</w:t>
            </w:r>
          </w:p>
        </w:tc>
      </w:tr>
      <w:tr w:rsidR="00152B82" w:rsidRPr="000C5501" w14:paraId="46A51A2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080B8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6F43F" w14:textId="7871A513" w:rsidR="00152B82" w:rsidRPr="000C5501" w:rsidRDefault="00152B82" w:rsidP="00152B82">
            <w:pPr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Aplica el aprendizaje basado en problemas y casos (ABP); promueve proyectos integradores y simulaciones de litigio en estrados judiciales; utiliza el trabajo colaborativo con roles definidos, el aula invertida, el debate socrático y la retroalimentación formativa. Fomenta el pensamiento crítico, el escepticismo profesional, la objetividad ética y el debido proceso.</w:t>
            </w:r>
          </w:p>
        </w:tc>
      </w:tr>
      <w:tr w:rsidR="00152B82" w:rsidRPr="000C5501" w14:paraId="746154B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A5C4F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4175F" w14:textId="745013EC" w:rsidR="00152B82" w:rsidRPr="000C5501" w:rsidRDefault="00152B82" w:rsidP="00152B82">
            <w:pPr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 xml:space="preserve">Utiliza la normativa internacional vigente (NIA 240, NIA 3000/ISAE 3000, NISR 4400, NISR 4410 e ISO 37001); dispone de la legislación boliviana aplicable (CPE, CP, </w:t>
            </w:r>
            <w:proofErr w:type="spellStart"/>
            <w:r w:rsidRPr="00152B82">
              <w:rPr>
                <w:sz w:val="21"/>
                <w:szCs w:val="21"/>
              </w:rPr>
              <w:t>CCo</w:t>
            </w:r>
            <w:proofErr w:type="spellEnd"/>
            <w:r w:rsidRPr="00152B82">
              <w:rPr>
                <w:sz w:val="21"/>
                <w:szCs w:val="21"/>
              </w:rPr>
              <w:t>, CC, Ley 004, Ley 1390, Ley 1178 SAFCO, Ley 393, normas UIF/ASFI) y de forma especializada las Normas Generales de Auditoría Gubernamental de la Contraloría General del Estado de Bolivia (Normas de Auditoría de Cumplimiento); emplea software de auditoría y examen analítico de datos (ACL, IDEA, Excel), aula virtual Moodle y plantillas formales de papeles de trabajo.</w:t>
            </w:r>
          </w:p>
        </w:tc>
      </w:tr>
      <w:tr w:rsidR="00152B82" w:rsidRPr="000C5501" w14:paraId="75F114E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C4CC5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9FC4D" w14:textId="64E66633" w:rsidR="00152B82" w:rsidRPr="000C5501" w:rsidRDefault="00152B82" w:rsidP="00152B82">
            <w:pPr>
              <w:rPr>
                <w:sz w:val="21"/>
                <w:szCs w:val="21"/>
              </w:rPr>
            </w:pPr>
            <w:r w:rsidRPr="00152B82">
              <w:rPr>
                <w:sz w:val="21"/>
                <w:szCs w:val="21"/>
              </w:rPr>
              <w:t>Estrategias de Evaluación: Aplica evaluación diagnóstica, formativa continua y sumativa mediante listas de cotejo, rúbricas analíticas, evaluación de dossiers probatorios y defensas orales en simulacros de juicio. Valora la trazabilidad de los procedimientos, la fundamentación jurídica, el cumplimiento estricto de la NIA 3000, ISO 37001 y Normas de Cumplimiento de la CGE, y la conducta ética profesional.</w:t>
            </w:r>
          </w:p>
        </w:tc>
      </w:tr>
      <w:tr w:rsidR="00152B82" w:rsidRPr="000C5501" w14:paraId="04CB32B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B05E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9E6E2" w14:textId="77777777" w:rsidR="00152B82" w:rsidRPr="000C5501" w:rsidRDefault="00152B82" w:rsidP="00152B82">
            <w:pPr>
              <w:rPr>
                <w:sz w:val="21"/>
                <w:szCs w:val="21"/>
              </w:rPr>
            </w:pPr>
            <w:r w:rsidRPr="000C5501">
              <w:rPr>
                <w:sz w:val="21"/>
                <w:szCs w:val="21"/>
              </w:rPr>
              <w:t>La calificación final se distribuye en 16 productos evaluables, conforme a las ponderaciones consignadas en la matriz (total 100%). Cada producto se calificará de 1 a 100 y su aporte se calculará aplicando la ponderación correspondiente. La valoración considerará el cumplimiento del propósito, rigor técnico, aplicación de normas y procedimientos, consistencia de resultados, documentación, presentación y conducta profesional. Los niveles de logro se interpretan así: Insuficiente 1–50; Suficiente 51–80; Destacado 81–100.</w:t>
            </w:r>
          </w:p>
        </w:tc>
      </w:tr>
      <w:tr w:rsidR="00152B82" w:rsidRPr="000C5501" w14:paraId="7A94409F" w14:textId="77777777" w:rsidTr="00A1111F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44177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0163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1: Plan de auditoría forense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05D3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9%</w:t>
            </w:r>
          </w:p>
        </w:tc>
      </w:tr>
      <w:tr w:rsidR="00152B82" w:rsidRPr="000C5501" w14:paraId="54D4D286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FE76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1C18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DE30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DAD3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B8973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759490DD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3F0B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82CBD" w14:textId="77777777" w:rsidR="00152B82" w:rsidRPr="000C5501" w:rsidRDefault="00152B82" w:rsidP="00152B82">
            <w:r w:rsidRPr="000C5501">
              <w:t>Planificación y alcance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91AC9" w14:textId="77777777" w:rsidR="00152B82" w:rsidRPr="000C5501" w:rsidRDefault="00152B82" w:rsidP="00152B82">
            <w:r w:rsidRPr="000C5501">
              <w:t>No define con claridad objetivos, alcance, procedimientos ni cronograma; omite elementos esenciales.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57FD7" w14:textId="77777777" w:rsidR="00152B82" w:rsidRPr="000C5501" w:rsidRDefault="00152B82" w:rsidP="00152B82">
            <w:r w:rsidRPr="000C5501">
              <w:t>Define objetivos, alcance, procedimientos y cronograma básicos, con algunas omisiones menores.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62775" w14:textId="77777777" w:rsidR="00152B82" w:rsidRPr="000C5501" w:rsidRDefault="00152B82" w:rsidP="00152B82">
            <w:r w:rsidRPr="000C5501">
              <w:t>Integra objetivos, alcance, riesgos, procedimientos, responsables y cronograma de forma coherente y verificable.</w:t>
            </w:r>
          </w:p>
        </w:tc>
      </w:tr>
      <w:tr w:rsidR="00152B82" w:rsidRPr="000C5501" w14:paraId="0857545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5490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6EFE7" w14:textId="77777777" w:rsidR="00152B82" w:rsidRPr="000C5501" w:rsidRDefault="00152B82" w:rsidP="00152B82">
            <w:r w:rsidRPr="000C5501">
              <w:t>Marco normativo y 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E57B8" w14:textId="77777777" w:rsidR="00152B82" w:rsidRPr="000C5501" w:rsidRDefault="00152B82" w:rsidP="00152B82">
            <w:r w:rsidRPr="000C5501">
              <w:t>Cita normas sin relacionarlas con el caso y no justifica los riesgos priorizados.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80FC7" w14:textId="77777777" w:rsidR="00152B82" w:rsidRPr="000C5501" w:rsidRDefault="00152B82" w:rsidP="00152B82">
            <w:r w:rsidRPr="000C5501">
              <w:t>Identifica normativa y riesgos principales, con justificación parcial.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085C" w14:textId="77777777" w:rsidR="00152B82" w:rsidRPr="000C5501" w:rsidRDefault="00152B82" w:rsidP="00152B82">
            <w:r w:rsidRPr="000C5501">
              <w:t>Aplica pertinentemente el marco normativo y fundamenta la priorización de riesgos con criterios claros.</w:t>
            </w:r>
          </w:p>
        </w:tc>
      </w:tr>
      <w:tr w:rsidR="00152B82" w:rsidRPr="000C5501" w14:paraId="5F314A76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59CF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1299F" w14:textId="77777777" w:rsidR="00152B82" w:rsidRPr="000C5501" w:rsidRDefault="00152B82" w:rsidP="00152B82">
            <w:r w:rsidRPr="000C5501">
              <w:t>Presentación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6A748" w14:textId="77777777" w:rsidR="00152B82" w:rsidRPr="000C5501" w:rsidRDefault="00152B82" w:rsidP="00152B82">
            <w:r w:rsidRPr="000C5501">
              <w:t>Documento desordenado, incompleto o sin sustento 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C4C01" w14:textId="77777777" w:rsidR="00152B82" w:rsidRPr="000C5501" w:rsidRDefault="00152B82" w:rsidP="00152B82">
            <w:r w:rsidRPr="000C5501">
              <w:t>Documento comprensible y mayormente completo, con detalles por mejorar.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C637B" w14:textId="77777777" w:rsidR="00152B82" w:rsidRPr="000C5501" w:rsidRDefault="00152B82" w:rsidP="00152B82">
            <w:r w:rsidRPr="000C5501">
              <w:t>Documento estructurado, preciso, trazable y profesional, con fuentes y anexos pertinentes.</w:t>
            </w:r>
          </w:p>
        </w:tc>
      </w:tr>
      <w:tr w:rsidR="00152B82" w:rsidRPr="000C5501" w14:paraId="2CCF1B5E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84DC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A64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2: Matriz de riesgos de fraude y lavado de activos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B51D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9%</w:t>
            </w:r>
          </w:p>
        </w:tc>
      </w:tr>
      <w:tr w:rsidR="00152B82" w:rsidRPr="000C5501" w14:paraId="783B809A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A776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A2A3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168D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03EDF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8DC63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7276FEA9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18E7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2D162" w14:textId="77777777" w:rsidR="00152B82" w:rsidRPr="000C5501" w:rsidRDefault="00152B82" w:rsidP="00152B82">
            <w:r w:rsidRPr="000C5501">
              <w:t>Identificación de 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5CE4" w14:textId="77777777" w:rsidR="00152B82" w:rsidRPr="000C5501" w:rsidRDefault="00152B82" w:rsidP="00152B82">
            <w:r w:rsidRPr="000C5501">
              <w:t>No identifica alertas relevantes o confunde riesgos con hechos probados.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36AD2" w14:textId="77777777" w:rsidR="00152B82" w:rsidRPr="000C5501" w:rsidRDefault="00152B82" w:rsidP="00152B82">
            <w:r w:rsidRPr="000C5501">
              <w:t>Identifica alertas principales y diferencia parcialmente riesgos e indicios.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5EBE2" w14:textId="77777777" w:rsidR="00152B82" w:rsidRPr="000C5501" w:rsidRDefault="00152B82" w:rsidP="00152B82">
            <w:r w:rsidRPr="000C5501">
              <w:t>Identifica y clasifica alertas, factores de riesgo y brechas de control sin presentar sospechas como hechos probados.</w:t>
            </w:r>
          </w:p>
        </w:tc>
      </w:tr>
      <w:tr w:rsidR="00152B82" w:rsidRPr="000C5501" w14:paraId="49CB7290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49720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6840F" w14:textId="77777777" w:rsidR="00152B82" w:rsidRPr="000C5501" w:rsidRDefault="00152B82" w:rsidP="00152B82">
            <w:r w:rsidRPr="000C5501">
              <w:t>Priorización y controles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520B2" w14:textId="77777777" w:rsidR="00152B82" w:rsidRPr="000C5501" w:rsidRDefault="00152B82" w:rsidP="00152B82">
            <w:r w:rsidRPr="000C5501">
              <w:t>La valoración carece de criterios o no propone controles pertinentes.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4200F" w14:textId="77777777" w:rsidR="00152B82" w:rsidRPr="000C5501" w:rsidRDefault="00152B82" w:rsidP="00152B82">
            <w:r w:rsidRPr="000C5501">
              <w:t>Prioriza los riesgos principales y propone controles generales.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EBFA8" w14:textId="77777777" w:rsidR="00152B82" w:rsidRPr="000C5501" w:rsidRDefault="00152B82" w:rsidP="00152B82">
            <w:r w:rsidRPr="000C5501">
              <w:t>Prioriza mediante criterios explícitos de probabilidad e impacto y propone controles proporcionales y aplicables.</w:t>
            </w:r>
          </w:p>
        </w:tc>
      </w:tr>
      <w:tr w:rsidR="00152B82" w:rsidRPr="000C5501" w14:paraId="695DE3D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D2C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02B27" w14:textId="77777777" w:rsidR="00152B82" w:rsidRPr="000C5501" w:rsidRDefault="00152B82" w:rsidP="00152B82">
            <w:r w:rsidRPr="000C5501">
              <w:t>Utilidad de la matriz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4465E" w14:textId="77777777" w:rsidR="00152B82" w:rsidRPr="000C5501" w:rsidRDefault="00152B82" w:rsidP="00152B82">
            <w:r w:rsidRPr="000C5501">
              <w:t>Matriz incompleta, difícil de interpretar o sin trazabilidad.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C5DC3" w14:textId="77777777" w:rsidR="00152B82" w:rsidRPr="000C5501" w:rsidRDefault="00152B82" w:rsidP="00152B82">
            <w:r w:rsidRPr="000C5501">
              <w:t>Matriz utilizable con campos esenciales y algunas inconsistencias.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5E4F7" w14:textId="77777777" w:rsidR="00152B82" w:rsidRPr="000C5501" w:rsidRDefault="00152B82" w:rsidP="00152B82">
            <w:r w:rsidRPr="000C5501">
              <w:t>Matriz clara, completa, trazable y útil para orientar pruebas y seguimiento.</w:t>
            </w:r>
          </w:p>
        </w:tc>
      </w:tr>
      <w:tr w:rsidR="00152B82" w:rsidRPr="000C5501" w14:paraId="69B125E4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C915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10EE3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3: Informe técnico preliminar de hallazgos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4CF4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9%</w:t>
            </w:r>
          </w:p>
        </w:tc>
      </w:tr>
      <w:tr w:rsidR="00152B82" w:rsidRPr="000C5501" w14:paraId="579C99CA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9E21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A2CF5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8C18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4D70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97790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577AC74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C95A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D5BE8" w14:textId="77777777" w:rsidR="00152B82" w:rsidRPr="000C5501" w:rsidRDefault="00152B82" w:rsidP="00152B82">
            <w:r w:rsidRPr="000C5501">
              <w:t>Sustento de hallazgos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BC7CC" w14:textId="77777777" w:rsidR="00152B82" w:rsidRPr="000C5501" w:rsidRDefault="00152B82" w:rsidP="00152B82">
            <w:r w:rsidRPr="000C5501">
              <w:t>Hallazgos sin evidencia suficiente, fuentes identificables o relación con los objetivos.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CA1F8" w14:textId="77777777" w:rsidR="00152B82" w:rsidRPr="000C5501" w:rsidRDefault="00152B82" w:rsidP="00152B82">
            <w:r w:rsidRPr="000C5501">
              <w:t>Hallazgos sustentados parcialmente y con referencias básicas a la evidencia.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E7E28" w14:textId="77777777" w:rsidR="00152B82" w:rsidRPr="000C5501" w:rsidRDefault="00152B82" w:rsidP="00152B82">
            <w:r w:rsidRPr="000C5501">
              <w:t>Cada hallazgo vincula criterio, condición, evidencia y efecto con referencias verificables.</w:t>
            </w:r>
          </w:p>
        </w:tc>
      </w:tr>
      <w:tr w:rsidR="00152B82" w:rsidRPr="000C5501" w14:paraId="1D7CC6D7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EDA6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8C0A3" w14:textId="77777777" w:rsidR="00152B82" w:rsidRPr="000C5501" w:rsidRDefault="00152B82" w:rsidP="00152B82">
            <w:r w:rsidRPr="000C5501">
              <w:t>Análisis y cuantificación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3040E" w14:textId="77777777" w:rsidR="00152B82" w:rsidRPr="000C5501" w:rsidRDefault="00152B82" w:rsidP="00152B82">
            <w:r w:rsidRPr="000C5501">
              <w:t>Análisis superficial o cálculos erróneos/no explicados.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7AEE" w14:textId="77777777" w:rsidR="00152B82" w:rsidRPr="000C5501" w:rsidRDefault="00152B82" w:rsidP="00152B82">
            <w:r w:rsidRPr="000C5501">
              <w:t>Análisis razonable con cálculos básicos y algunas limitaciones señaladas.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BE13E" w14:textId="77777777" w:rsidR="00152B82" w:rsidRPr="000C5501" w:rsidRDefault="00152B82" w:rsidP="00152B82">
            <w:r w:rsidRPr="000C5501">
              <w:t>Análisis consistente, cálculos reproducibles y limitaciones explícitamente documentadas.</w:t>
            </w:r>
          </w:p>
        </w:tc>
      </w:tr>
      <w:tr w:rsidR="00152B82" w:rsidRPr="000C5501" w14:paraId="02BFE3A7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EC3D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7BA9A" w14:textId="77777777" w:rsidR="00152B82" w:rsidRPr="000C5501" w:rsidRDefault="00152B82" w:rsidP="00152B82">
            <w:r w:rsidRPr="000C5501">
              <w:t>Conclusiones y comunicación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E62A4" w14:textId="77777777" w:rsidR="00152B82" w:rsidRPr="000C5501" w:rsidRDefault="00152B82" w:rsidP="00152B82">
            <w:r w:rsidRPr="000C5501">
              <w:t>Conclusiones no se desprenden de la evidencia o exceden el alcance.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AE5FF" w14:textId="77777777" w:rsidR="00152B82" w:rsidRPr="000C5501" w:rsidRDefault="00152B82" w:rsidP="00152B82">
            <w:r w:rsidRPr="000C5501">
              <w:t>Conclusiones generalmente congruentes, con redacción mejorable.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65F3A" w14:textId="77777777" w:rsidR="00152B82" w:rsidRPr="000C5501" w:rsidRDefault="00152B82" w:rsidP="00152B82">
            <w:r w:rsidRPr="000C5501">
              <w:t>Conclusiones objetivas, prudentes, claras y congruentes con el alcance y la evidencia.</w:t>
            </w:r>
          </w:p>
        </w:tc>
      </w:tr>
      <w:tr w:rsidR="00152B82" w:rsidRPr="000C5501" w14:paraId="1770651B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3E42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A337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4: Dossier de evidencias probatorias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5EDC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8%</w:t>
            </w:r>
          </w:p>
        </w:tc>
      </w:tr>
      <w:tr w:rsidR="00152B82" w:rsidRPr="000C5501" w14:paraId="42A17255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86EA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B8B23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5862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9124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E6AB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21CE56B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FE0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E92C" w14:textId="77777777" w:rsidR="00152B82" w:rsidRPr="000C5501" w:rsidRDefault="00152B82" w:rsidP="00152B82">
            <w:r w:rsidRPr="000C5501">
              <w:t>Integridad y cadena de custodia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A1147" w14:textId="77777777" w:rsidR="00152B82" w:rsidRPr="000C5501" w:rsidRDefault="00152B82" w:rsidP="00152B82">
            <w:r w:rsidRPr="000C5501">
              <w:t>No registra origen, recepción, manejo o resguardo de evidencias.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5B7E5" w14:textId="77777777" w:rsidR="00152B82" w:rsidRPr="000C5501" w:rsidRDefault="00152B82" w:rsidP="00152B82">
            <w:r w:rsidRPr="000C5501">
              <w:t>Registra los datos esenciales, con vacíos menores en la trazabilidad.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CA3A2" w14:textId="77777777" w:rsidR="00152B82" w:rsidRPr="000C5501" w:rsidRDefault="00152B82" w:rsidP="00152B82">
            <w:r w:rsidRPr="000C5501">
              <w:t>Documenta identificación, origen, fecha, responsable, transferencias, integridad y resguardo de cada evidencia.</w:t>
            </w:r>
          </w:p>
        </w:tc>
      </w:tr>
      <w:tr w:rsidR="00152B82" w:rsidRPr="000C5501" w14:paraId="7D2BCEFB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94A8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0B346" w14:textId="77777777" w:rsidR="00152B82" w:rsidRPr="000C5501" w:rsidRDefault="00152B82" w:rsidP="00152B82">
            <w:r w:rsidRPr="000C5501">
              <w:t>Organización documental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A276C" w14:textId="77777777" w:rsidR="00152B82" w:rsidRPr="000C5501" w:rsidRDefault="00152B82" w:rsidP="00152B82">
            <w:r w:rsidRPr="000C5501">
              <w:t>Dossier desordenado, sin foliado o con archivos no identificados.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72D68" w14:textId="77777777" w:rsidR="00152B82" w:rsidRPr="000C5501" w:rsidRDefault="00152B82" w:rsidP="00152B82">
            <w:r w:rsidRPr="000C5501">
              <w:t>Dossier ordenado parcialmente y con foliado básico.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5C7B9" w14:textId="77777777" w:rsidR="00152B82" w:rsidRPr="000C5501" w:rsidRDefault="00152B82" w:rsidP="00152B82">
            <w:r w:rsidRPr="000C5501">
              <w:t>Dossier foliado, indexado y organizado, con referencias cruzadas y control de acceso.</w:t>
            </w:r>
          </w:p>
        </w:tc>
      </w:tr>
      <w:tr w:rsidR="00152B82" w:rsidRPr="000C5501" w14:paraId="59176FBD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7E0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F9C59" w14:textId="77777777" w:rsidR="00152B82" w:rsidRPr="000C5501" w:rsidRDefault="00152B82" w:rsidP="00152B82">
            <w:r w:rsidRPr="000C5501">
              <w:t>Seguridad y confidencialidad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DD8F4" w14:textId="77777777" w:rsidR="00152B82" w:rsidRPr="000C5501" w:rsidRDefault="00152B82" w:rsidP="00152B82">
            <w:r w:rsidRPr="000C5501">
              <w:t>Expone datos sensibles o utiliza medios de resguardo inadecuados.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8BB38" w14:textId="77777777" w:rsidR="00152B82" w:rsidRPr="000C5501" w:rsidRDefault="00152B82" w:rsidP="00152B82">
            <w:r w:rsidRPr="000C5501">
              <w:t>Aplica medidas básicas de reserva y resguardo.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31E20" w14:textId="77777777" w:rsidR="00152B82" w:rsidRPr="000C5501" w:rsidRDefault="00152B82" w:rsidP="00152B82">
            <w:r w:rsidRPr="000C5501">
              <w:t>Aplica medidas proporcionales de acceso, respaldo, integridad y confidencialidad.</w:t>
            </w:r>
          </w:p>
        </w:tc>
      </w:tr>
      <w:tr w:rsidR="00152B82" w:rsidRPr="000C5501" w14:paraId="1395A532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95C0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BDCC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5: Carta de compromiso del encargo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101F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5%</w:t>
            </w:r>
          </w:p>
        </w:tc>
      </w:tr>
      <w:tr w:rsidR="00152B82" w:rsidRPr="000C5501" w14:paraId="432E7C4C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2CAD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1EDEB" w14:textId="77777777" w:rsidR="00152B82" w:rsidRPr="000C5501" w:rsidRDefault="00152B82" w:rsidP="00152B82">
            <w:r w:rsidRPr="000C5501"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140FD" w14:textId="77777777" w:rsidR="00152B82" w:rsidRPr="000C5501" w:rsidRDefault="00152B82" w:rsidP="00152B82">
            <w:r w:rsidRPr="000C5501"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703F9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04E08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5F74D19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3EF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248F" w14:textId="77777777" w:rsidR="00152B82" w:rsidRPr="000C5501" w:rsidRDefault="00152B82" w:rsidP="00152B82">
            <w:r w:rsidRPr="000C5501">
              <w:t>Aceptación del encargo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E367A" w14:textId="77777777" w:rsidR="00152B82" w:rsidRPr="000C5501" w:rsidRDefault="00152B82" w:rsidP="00152B82">
            <w:r w:rsidRPr="000C5501">
              <w:t>No identifica condiciones previas, independencia o limitaciones de acceso.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CA676" w14:textId="77777777" w:rsidR="00152B82" w:rsidRPr="000C5501" w:rsidRDefault="00152B82" w:rsidP="00152B82">
            <w:r w:rsidRPr="000C5501">
              <w:t>Reconoce las condiciones principales, aunque la evaluación es parcial.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AC2ED" w14:textId="77777777" w:rsidR="00152B82" w:rsidRPr="000C5501" w:rsidRDefault="00152B82" w:rsidP="00152B82">
            <w:r w:rsidRPr="000C5501">
              <w:t>Evalúa idoneidad de criterios, propósito, independencia, competencia, acceso a evidencia y condiciones previas.</w:t>
            </w:r>
          </w:p>
        </w:tc>
      </w:tr>
      <w:tr w:rsidR="00152B82" w:rsidRPr="000C5501" w14:paraId="7F7B518D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8EDB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D1F9B" w14:textId="77777777" w:rsidR="00152B82" w:rsidRPr="000C5501" w:rsidRDefault="00152B82" w:rsidP="00152B82">
            <w:r w:rsidRPr="000C5501">
              <w:t>Términos y responsabilidades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2520E" w14:textId="77777777" w:rsidR="00152B82" w:rsidRPr="000C5501" w:rsidRDefault="00152B82" w:rsidP="00152B82">
            <w:r w:rsidRPr="000C5501">
              <w:t>La carta omite objetivos, alcance, responsabilidades o naturaleza del informe.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A745" w14:textId="77777777" w:rsidR="00152B82" w:rsidRPr="000C5501" w:rsidRDefault="00152B82" w:rsidP="00152B82">
            <w:r w:rsidRPr="000C5501">
              <w:t>Incluye los términos principales, con omisiones menores.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7E725" w14:textId="77777777" w:rsidR="00152B82" w:rsidRPr="000C5501" w:rsidRDefault="00152B82" w:rsidP="00152B82">
            <w:r w:rsidRPr="000C5501">
              <w:t>Formaliza claramente objeto, alcance, criterios, responsabilidades, limitaciones y tipo de conclusión.</w:t>
            </w:r>
          </w:p>
        </w:tc>
      </w:tr>
      <w:tr w:rsidR="00152B82" w:rsidRPr="000C5501" w14:paraId="1884D925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89A1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0C5A0" w14:textId="77777777" w:rsidR="00152B82" w:rsidRPr="000C5501" w:rsidRDefault="00152B82" w:rsidP="00152B82">
            <w:r w:rsidRPr="000C5501">
              <w:t>Redacción y formalidad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A4052" w14:textId="77777777" w:rsidR="00152B82" w:rsidRPr="000C5501" w:rsidRDefault="00152B82" w:rsidP="00152B82">
            <w:r w:rsidRPr="000C5501">
              <w:t>Documento ambiguo, incompleto o con errores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88A5" w14:textId="77777777" w:rsidR="00152B82" w:rsidRPr="000C5501" w:rsidRDefault="00152B82" w:rsidP="00152B82">
            <w:r w:rsidRPr="000C5501">
              <w:t>Documento comprensible y formal, con detalles por ajustar.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0E95A" w14:textId="77777777" w:rsidR="00152B82" w:rsidRPr="000C5501" w:rsidRDefault="00152B82" w:rsidP="00152B82">
            <w:r w:rsidRPr="000C5501">
              <w:t>Documento preciso, consistente y profesional, adecuado al encargo.</w:t>
            </w:r>
          </w:p>
        </w:tc>
      </w:tr>
      <w:tr w:rsidR="00152B82" w:rsidRPr="000C5501" w14:paraId="5157A22D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23CD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954A0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6: Informe de aseguramiento independiente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0603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5%</w:t>
            </w:r>
          </w:p>
        </w:tc>
      </w:tr>
      <w:tr w:rsidR="00152B82" w:rsidRPr="000C5501" w14:paraId="2538EB36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78C8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761B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D0AF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9886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E05B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61D4D84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3C8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2CC94" w14:textId="77777777" w:rsidR="00152B82" w:rsidRPr="000C5501" w:rsidRDefault="00152B82" w:rsidP="00152B82">
            <w:r w:rsidRPr="000C5501">
              <w:t>Ejecución y evidencia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F12D2" w14:textId="77777777" w:rsidR="00152B82" w:rsidRPr="000C5501" w:rsidRDefault="00152B82" w:rsidP="00152B82">
            <w:r w:rsidRPr="000C5501">
              <w:t>Procedimientos no responden a los riesgos o la evidencia es insuficiente.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1DFF2" w14:textId="77777777" w:rsidR="00152B82" w:rsidRPr="000C5501" w:rsidRDefault="00152B82" w:rsidP="00152B82">
            <w:r w:rsidRPr="000C5501">
              <w:t>Procedimientos pertinentes en lo esencial y evidencia suficiente para parte de los objetivos.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94911" w14:textId="77777777" w:rsidR="00152B82" w:rsidRPr="000C5501" w:rsidRDefault="00152B82" w:rsidP="00152B82">
            <w:r w:rsidRPr="000C5501">
              <w:t>Procedimientos planificados y ajustados a riesgos, con evidencia suficiente, pertinente y documentada.</w:t>
            </w:r>
          </w:p>
        </w:tc>
      </w:tr>
      <w:tr w:rsidR="00152B82" w:rsidRPr="000C5501" w14:paraId="4F619505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2A7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9E5A" w14:textId="77777777" w:rsidR="00152B82" w:rsidRPr="000C5501" w:rsidRDefault="00152B82" w:rsidP="00152B82">
            <w:r w:rsidRPr="000C5501">
              <w:t>Aplicación de criterios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9FFD" w14:textId="77777777" w:rsidR="00152B82" w:rsidRPr="000C5501" w:rsidRDefault="00152B82" w:rsidP="00152B82">
            <w:r w:rsidRPr="000C5501">
              <w:t>No aplica criterios idóneos o no explica desviaciones.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476B6" w14:textId="77777777" w:rsidR="00152B82" w:rsidRPr="000C5501" w:rsidRDefault="00152B82" w:rsidP="00152B82">
            <w:r w:rsidRPr="000C5501">
              <w:t>Aplica criterios pertinentes con explicación parcial.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B2119" w14:textId="77777777" w:rsidR="00152B82" w:rsidRPr="000C5501" w:rsidRDefault="00152B82" w:rsidP="00152B82">
            <w:r w:rsidRPr="000C5501">
              <w:t>Aplica criterios idóneos y explica alcance, desviaciones y limitaciones de forma transparente.</w:t>
            </w:r>
          </w:p>
        </w:tc>
      </w:tr>
      <w:tr w:rsidR="00152B82" w:rsidRPr="000C5501" w14:paraId="69D2F6D3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D1F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9887D" w14:textId="77777777" w:rsidR="00152B82" w:rsidRPr="000C5501" w:rsidRDefault="00152B82" w:rsidP="00152B82">
            <w:r w:rsidRPr="000C5501">
              <w:t>Conclusión e 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5C6DB" w14:textId="77777777" w:rsidR="00152B82" w:rsidRPr="000C5501" w:rsidRDefault="00152B82" w:rsidP="00152B82">
            <w:r w:rsidRPr="000C5501">
              <w:t>Conclusión no sustentada o informe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A6FD1" w14:textId="77777777" w:rsidR="00152B82" w:rsidRPr="000C5501" w:rsidRDefault="00152B82" w:rsidP="00152B82">
            <w:r w:rsidRPr="000C5501">
              <w:t>Conclusión razonable y estructura básica del informe.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06301" w14:textId="77777777" w:rsidR="00152B82" w:rsidRPr="000C5501" w:rsidRDefault="00152B82" w:rsidP="00152B82">
            <w:r w:rsidRPr="000C5501">
              <w:t>Conclusión clara, sustentada y consistente con el nivel de seguridad y los requerimientos del encargo.</w:t>
            </w:r>
          </w:p>
        </w:tc>
      </w:tr>
      <w:tr w:rsidR="00152B82" w:rsidRPr="000C5501" w14:paraId="2661D762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F835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5F73F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7: Informe de conclusión de la revisión de estados financieros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B1E9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5%</w:t>
            </w:r>
          </w:p>
        </w:tc>
      </w:tr>
      <w:tr w:rsidR="00152B82" w:rsidRPr="000C5501" w14:paraId="2EC50E4A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917D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A157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57043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0768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2D98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75EC2D4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0034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EA422" w14:textId="77777777" w:rsidR="00152B82" w:rsidRPr="000C5501" w:rsidRDefault="00152B82" w:rsidP="00152B82">
            <w:r w:rsidRPr="000C5501">
              <w:t>Evaluación de incorrecciones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B6CA3" w14:textId="77777777" w:rsidR="00152B82" w:rsidRPr="000C5501" w:rsidRDefault="00152B82" w:rsidP="00152B82">
            <w:r w:rsidRPr="000C5501">
              <w:t>No identifica o evalúa adecuadamente las incorrecciones detectadas.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3A393" w14:textId="77777777" w:rsidR="00152B82" w:rsidRPr="000C5501" w:rsidRDefault="00152B82" w:rsidP="00152B82">
            <w:r w:rsidRPr="000C5501">
              <w:t>Identifica las incorrecciones principales y analiza parcialmente su efecto.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709B4" w14:textId="77777777" w:rsidR="00152B82" w:rsidRPr="000C5501" w:rsidRDefault="00152B82" w:rsidP="00152B82">
            <w:r w:rsidRPr="000C5501">
              <w:t>Evalúa naturaleza, magnitud y efecto de las incorrecciones con sustento suficiente.</w:t>
            </w:r>
          </w:p>
        </w:tc>
      </w:tr>
      <w:tr w:rsidR="00152B82" w:rsidRPr="000C5501" w14:paraId="5AD4C9B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1CC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65D8E" w14:textId="77777777" w:rsidR="00152B82" w:rsidRPr="000C5501" w:rsidRDefault="00152B82" w:rsidP="00152B82">
            <w:r w:rsidRPr="000C5501">
              <w:t>Hechos posteriores y empresa en marcha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FB599" w14:textId="77777777" w:rsidR="00152B82" w:rsidRPr="000C5501" w:rsidRDefault="00152B82" w:rsidP="00152B82">
            <w:r w:rsidRPr="000C5501">
              <w:t>Omite asuntos relevantes o formula afirmaciones sin sustento.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6AFF2" w14:textId="77777777" w:rsidR="00152B82" w:rsidRPr="000C5501" w:rsidRDefault="00152B82" w:rsidP="00152B82">
            <w:r w:rsidRPr="000C5501">
              <w:t>Considera los asuntos principales, con análisis limitado.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8A091" w14:textId="77777777" w:rsidR="00152B82" w:rsidRPr="000C5501" w:rsidRDefault="00152B82" w:rsidP="00152B82">
            <w:r w:rsidRPr="000C5501">
              <w:t>Analiza hechos posteriores y empresa en marcha de manera pertinente y documentada.</w:t>
            </w:r>
          </w:p>
        </w:tc>
      </w:tr>
      <w:tr w:rsidR="00152B82" w:rsidRPr="000C5501" w14:paraId="65C854D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790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ECB92" w14:textId="77777777" w:rsidR="00152B82" w:rsidRPr="000C5501" w:rsidRDefault="00152B82" w:rsidP="00152B82">
            <w:r w:rsidRPr="000C5501">
              <w:t>Conclusión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48B8F" w14:textId="77777777" w:rsidR="00152B82" w:rsidRPr="000C5501" w:rsidRDefault="00152B82" w:rsidP="00152B82">
            <w:r w:rsidRPr="000C5501">
              <w:t>Conclusión inconsistente con los resultados de la revisión.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ADFE3" w14:textId="77777777" w:rsidR="00152B82" w:rsidRPr="000C5501" w:rsidRDefault="00152B82" w:rsidP="00152B82">
            <w:r w:rsidRPr="000C5501">
              <w:t>Conclusión generalmente congruente, con justificación parcial.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BF9BA" w14:textId="77777777" w:rsidR="00152B82" w:rsidRPr="000C5501" w:rsidRDefault="00152B82" w:rsidP="00152B82">
            <w:r w:rsidRPr="000C5501">
              <w:t>Conclusión coherente, fundamentada y comunicada con precisión.</w:t>
            </w:r>
          </w:p>
        </w:tc>
      </w:tr>
      <w:tr w:rsidR="00152B82" w:rsidRPr="000C5501" w14:paraId="655E05B7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E179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5B43A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8: Informe de revisión de información financiera intermedia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FE3AB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5%</w:t>
            </w:r>
          </w:p>
        </w:tc>
      </w:tr>
      <w:tr w:rsidR="00152B82" w:rsidRPr="000C5501" w14:paraId="4B095B0E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E1B3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6EFBD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7E89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20AC0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315D5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3ACFACC7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F749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98522" w14:textId="77777777" w:rsidR="00152B82" w:rsidRPr="000C5501" w:rsidRDefault="00152B82" w:rsidP="00152B82">
            <w:r w:rsidRPr="000C5501">
              <w:t>Aplicación de NITR 2410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54C7C" w14:textId="77777777" w:rsidR="00152B82" w:rsidRPr="000C5501" w:rsidRDefault="00152B82" w:rsidP="00152B82">
            <w:r w:rsidRPr="000C5501">
              <w:t>No aplica la estructura o los requerimientos relevantes de la norma.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3F06F" w14:textId="77777777" w:rsidR="00152B82" w:rsidRPr="000C5501" w:rsidRDefault="00152B82" w:rsidP="00152B82">
            <w:r w:rsidRPr="000C5501">
              <w:t>Aplica la estructura básica y la mayoría de los requerimientos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BC5CA" w14:textId="77777777" w:rsidR="00152B82" w:rsidRPr="000C5501" w:rsidRDefault="00152B82" w:rsidP="00152B82">
            <w:r w:rsidRPr="000C5501">
              <w:t>Aplica de forma consistente los requerimientos pertinentes y delimita el alcance de la revisión.</w:t>
            </w:r>
          </w:p>
        </w:tc>
      </w:tr>
      <w:tr w:rsidR="00152B82" w:rsidRPr="000C5501" w14:paraId="052C06B6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41254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FF7A9" w14:textId="77777777" w:rsidR="00152B82" w:rsidRPr="000C5501" w:rsidRDefault="00152B82" w:rsidP="00152B82">
            <w:r w:rsidRPr="000C5501">
              <w:t>Análisis de información intermedia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CCB64" w14:textId="77777777" w:rsidR="00152B82" w:rsidRPr="000C5501" w:rsidRDefault="00152B82" w:rsidP="00152B82">
            <w:r w:rsidRPr="000C5501">
              <w:t>No identifica inconsistencias o no documenta indagaciones y análisis.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36941" w14:textId="77777777" w:rsidR="00152B82" w:rsidRPr="000C5501" w:rsidRDefault="00152B82" w:rsidP="00152B82">
            <w:r w:rsidRPr="000C5501">
              <w:t>Realiza indagaciones y análisis básicos con documentación parcial.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9F015" w14:textId="77777777" w:rsidR="00152B82" w:rsidRPr="000C5501" w:rsidRDefault="00152B82" w:rsidP="00152B82">
            <w:r w:rsidRPr="000C5501">
              <w:t>Documenta indagaciones, procedimientos analíticos y asuntos que requieren seguimiento.</w:t>
            </w:r>
          </w:p>
        </w:tc>
      </w:tr>
      <w:tr w:rsidR="00152B82" w:rsidRPr="000C5501" w14:paraId="50F4D717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269F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86592" w14:textId="77777777" w:rsidR="00152B82" w:rsidRPr="000C5501" w:rsidRDefault="00152B82" w:rsidP="00152B82">
            <w:r w:rsidRPr="000C5501">
              <w:t>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D7AA4" w14:textId="77777777" w:rsidR="00152B82" w:rsidRPr="000C5501" w:rsidRDefault="00152B82" w:rsidP="00152B82">
            <w:r w:rsidRPr="000C5501">
              <w:t>Informe incompleto, ambiguo o con conclusión inadecuada.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6AEEE" w14:textId="77777777" w:rsidR="00152B82" w:rsidRPr="000C5501" w:rsidRDefault="00152B82" w:rsidP="00152B82">
            <w:r w:rsidRPr="000C5501">
              <w:t>Informe entendible con elementos esenciales y ajustes menores.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1D9FE" w14:textId="77777777" w:rsidR="00152B82" w:rsidRPr="000C5501" w:rsidRDefault="00152B82" w:rsidP="00152B82">
            <w:r w:rsidRPr="000C5501">
              <w:t>Informe completo, claro y congruente con los resultados y el marco aplicable.</w:t>
            </w:r>
          </w:p>
        </w:tc>
      </w:tr>
      <w:tr w:rsidR="00152B82" w:rsidRPr="000C5501" w14:paraId="278286A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63E5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14087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9: Términos del encargo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549F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4%</w:t>
            </w:r>
          </w:p>
        </w:tc>
      </w:tr>
      <w:tr w:rsidR="00152B82" w:rsidRPr="000C5501" w14:paraId="28F7AD10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A848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8B668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AB55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59F8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73BA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43E15FFC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185A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E10DB" w14:textId="77777777" w:rsidR="00152B82" w:rsidRPr="000C5501" w:rsidRDefault="00152B82" w:rsidP="00152B82">
            <w:r w:rsidRPr="000C5501">
              <w:t>Acuerdo de procedimientos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98B6F" w14:textId="77777777" w:rsidR="00152B82" w:rsidRPr="000C5501" w:rsidRDefault="00152B82" w:rsidP="00152B82">
            <w:r w:rsidRPr="000C5501">
              <w:t>Procedimientos ambiguos, no acordados o sin conexión con la necesidad del cliente.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EE0D" w14:textId="77777777" w:rsidR="00152B82" w:rsidRPr="000C5501" w:rsidRDefault="00152B82" w:rsidP="00152B82">
            <w:r w:rsidRPr="000C5501">
              <w:t>Procedimientos y términos principales definidos, con precisiones pendientes.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74291" w14:textId="77777777" w:rsidR="00152B82" w:rsidRPr="000C5501" w:rsidRDefault="00152B82" w:rsidP="00152B82">
            <w:r w:rsidRPr="000C5501">
              <w:t>Procedimientos específicos, objetivos, acordados y adecuados al propósito del encargo.</w:t>
            </w:r>
          </w:p>
        </w:tc>
      </w:tr>
      <w:tr w:rsidR="00152B82" w:rsidRPr="000C5501" w14:paraId="39E3133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1FF0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2086A" w14:textId="77777777" w:rsidR="00152B82" w:rsidRPr="000C5501" w:rsidRDefault="00152B82" w:rsidP="00152B82">
            <w:r w:rsidRPr="000C5501">
              <w:t>Alcance y responsabilidades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99644" w14:textId="77777777" w:rsidR="00152B82" w:rsidRPr="000C5501" w:rsidRDefault="00152B82" w:rsidP="00152B82">
            <w:r w:rsidRPr="000C5501">
              <w:t>No delimita responsabilidades, destinatarios o limitaciones.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65452" w14:textId="77777777" w:rsidR="00152B82" w:rsidRPr="000C5501" w:rsidRDefault="00152B82" w:rsidP="00152B82">
            <w:r w:rsidRPr="000C5501">
              <w:t>Delimita la mayoría de las responsabilidades y condiciones.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D8850" w14:textId="77777777" w:rsidR="00152B82" w:rsidRPr="000C5501" w:rsidRDefault="00152B82" w:rsidP="00152B82">
            <w:r w:rsidRPr="000C5501">
              <w:t>Delimita claramente alcance, responsabilidades, destinatarios, criterios y limitaciones.</w:t>
            </w:r>
          </w:p>
        </w:tc>
      </w:tr>
      <w:tr w:rsidR="00152B82" w:rsidRPr="000C5501" w14:paraId="6BE142C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20FC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F54FD" w14:textId="77777777" w:rsidR="00152B82" w:rsidRPr="000C5501" w:rsidRDefault="00152B82" w:rsidP="00152B82">
            <w:r w:rsidRPr="000C5501">
              <w:t>Documentación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C47E7" w14:textId="77777777" w:rsidR="00152B82" w:rsidRPr="000C5501" w:rsidRDefault="00152B82" w:rsidP="00152B82">
            <w:r w:rsidRPr="000C5501">
              <w:t>Términos incompletos o sin constancia de aceptación.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F222A" w14:textId="77777777" w:rsidR="00152B82" w:rsidRPr="000C5501" w:rsidRDefault="00152B82" w:rsidP="00152B82">
            <w:r w:rsidRPr="000C5501">
              <w:t>Documento suficiente con algunos datos o formalidades pendientes.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E7667" w14:textId="77777777" w:rsidR="00152B82" w:rsidRPr="000C5501" w:rsidRDefault="00152B82" w:rsidP="00152B82">
            <w:r w:rsidRPr="000C5501">
              <w:t>Documento íntegro, consistente y formalizado, con evidencia de aceptación.</w:t>
            </w:r>
          </w:p>
        </w:tc>
      </w:tr>
      <w:tr w:rsidR="00152B82" w:rsidRPr="000C5501" w14:paraId="720C13E4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D130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7E7A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10: Informe de procedimientos acordados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E6A2E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4%</w:t>
            </w:r>
          </w:p>
        </w:tc>
      </w:tr>
      <w:tr w:rsidR="00152B82" w:rsidRPr="000C5501" w14:paraId="29AB38B3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FFF9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FCDE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AAD3F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528A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61FB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79886B0E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EB9E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DD5E7" w14:textId="77777777" w:rsidR="00152B82" w:rsidRPr="000C5501" w:rsidRDefault="00152B82" w:rsidP="00152B82">
            <w:r w:rsidRPr="000C5501">
              <w:t>Ejecución de procedimientos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E006" w14:textId="77777777" w:rsidR="00152B82" w:rsidRPr="000C5501" w:rsidRDefault="00152B82" w:rsidP="00152B82">
            <w:r w:rsidRPr="000C5501">
              <w:t>Procedimientos ejecutados de forma incompleta o distinta de lo acordado.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62F9A" w14:textId="77777777" w:rsidR="00152B82" w:rsidRPr="000C5501" w:rsidRDefault="00152B82" w:rsidP="00152B82">
            <w:r w:rsidRPr="000C5501">
              <w:t>Ejecuta los procedimientos principales y registra parte de los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D1697" w14:textId="77777777" w:rsidR="00152B82" w:rsidRPr="000C5501" w:rsidRDefault="00152B82" w:rsidP="00152B82">
            <w:r w:rsidRPr="000C5501">
              <w:t>Ejecuta exactamente los procedimientos acordados y documenta el trabajo realizado.</w:t>
            </w:r>
          </w:p>
        </w:tc>
      </w:tr>
      <w:tr w:rsidR="00152B82" w:rsidRPr="000C5501" w14:paraId="172AC3AC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EDE1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57288" w14:textId="77777777" w:rsidR="00152B82" w:rsidRPr="000C5501" w:rsidRDefault="00152B82" w:rsidP="00152B82">
            <w:r w:rsidRPr="000C5501">
              <w:t>Hallazgos factuales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7A22C" w14:textId="77777777" w:rsidR="00152B82" w:rsidRPr="000C5501" w:rsidRDefault="00152B82" w:rsidP="00152B82">
            <w:r w:rsidRPr="000C5501">
              <w:t>Hallazgos interpretativos, no verificables o sin soporte.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5645D" w14:textId="77777777" w:rsidR="00152B82" w:rsidRPr="000C5501" w:rsidRDefault="00152B82" w:rsidP="00152B82">
            <w:r w:rsidRPr="000C5501">
              <w:t>Hallazgos mayormente factuales con soporte básico.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1502" w14:textId="77777777" w:rsidR="00152B82" w:rsidRPr="000C5501" w:rsidRDefault="00152B82" w:rsidP="00152B82">
            <w:r w:rsidRPr="000C5501">
              <w:t>Comunica hallazgos factuales verificables, sin emitir aseguramiento ni conclusiones no autorizadas.</w:t>
            </w:r>
          </w:p>
        </w:tc>
      </w:tr>
      <w:tr w:rsidR="00152B82" w:rsidRPr="000C5501" w14:paraId="6B444D5F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5E1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2C868" w14:textId="77777777" w:rsidR="00152B82" w:rsidRPr="000C5501" w:rsidRDefault="00152B82" w:rsidP="00152B82">
            <w:r w:rsidRPr="000C5501">
              <w:t>Informe y trazabilidad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F1EE3" w14:textId="77777777" w:rsidR="00152B82" w:rsidRPr="000C5501" w:rsidRDefault="00152B82" w:rsidP="00152B82">
            <w:r w:rsidRPr="000C5501">
              <w:t>Informe incompleto o sin referencias a papeles de trabajo.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0D3E4" w14:textId="77777777" w:rsidR="00152B82" w:rsidRPr="000C5501" w:rsidRDefault="00152B82" w:rsidP="00152B82">
            <w:r w:rsidRPr="000C5501">
              <w:t>Informe organizado con referencias parciales.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D9B1B" w14:textId="77777777" w:rsidR="00152B82" w:rsidRPr="000C5501" w:rsidRDefault="00152B82" w:rsidP="00152B82">
            <w:r w:rsidRPr="000C5501">
              <w:t>Informe claro, objetivo, completo y trazable a procedimientos y evidencia.</w:t>
            </w:r>
          </w:p>
        </w:tc>
      </w:tr>
      <w:tr w:rsidR="00152B82" w:rsidRPr="000C5501" w14:paraId="18DA6E16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2B60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1D11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11: Estados financieros compilados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E9F85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4%</w:t>
            </w:r>
          </w:p>
        </w:tc>
      </w:tr>
      <w:tr w:rsidR="00152B82" w:rsidRPr="000C5501" w14:paraId="4A8FE339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0163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D9B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7A4B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69730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2C15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05DFD704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D98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1BF06" w14:textId="77777777" w:rsidR="00152B82" w:rsidRPr="000C5501" w:rsidRDefault="00152B82" w:rsidP="00152B82">
            <w:r w:rsidRPr="000C5501">
              <w:t>Integridad de la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A1EBF" w14:textId="77777777" w:rsidR="00152B82" w:rsidRPr="000C5501" w:rsidRDefault="00152B82" w:rsidP="00152B82">
            <w:r w:rsidRPr="000C5501">
              <w:t>Estados compilados con datos faltantes, inconsistencias o ajustes no identificados.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A6FDC" w14:textId="77777777" w:rsidR="00152B82" w:rsidRPr="000C5501" w:rsidRDefault="00152B82" w:rsidP="00152B82">
            <w:r w:rsidRPr="000C5501">
              <w:t>Información esencial incorporada con inconsistencias menores documentadas.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2291C" w14:textId="77777777" w:rsidR="00152B82" w:rsidRPr="000C5501" w:rsidRDefault="00152B82" w:rsidP="00152B82">
            <w:r w:rsidRPr="000C5501">
              <w:t>Información completa y coherente, con ajustes y fuentes identificados y conciliados.</w:t>
            </w:r>
          </w:p>
        </w:tc>
      </w:tr>
      <w:tr w:rsidR="00152B82" w:rsidRPr="000C5501" w14:paraId="7E8B2C6B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5EA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3772C" w14:textId="77777777" w:rsidR="00152B82" w:rsidRPr="000C5501" w:rsidRDefault="00152B82" w:rsidP="00152B82">
            <w:r w:rsidRPr="000C5501">
              <w:t>Presentación financiera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F9273" w14:textId="77777777" w:rsidR="00152B82" w:rsidRPr="000C5501" w:rsidRDefault="00152B82" w:rsidP="00152B82">
            <w:r w:rsidRPr="000C5501">
              <w:t>Estructura o clasificación inadecuada y errores materiales de presentación.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219D8" w14:textId="77777777" w:rsidR="00152B82" w:rsidRPr="000C5501" w:rsidRDefault="00152B82" w:rsidP="00152B82">
            <w:r w:rsidRPr="000C5501">
              <w:t>Presentación aceptable con detalles de clasificación por corregir.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66C08" w14:textId="77777777" w:rsidR="00152B82" w:rsidRPr="000C5501" w:rsidRDefault="00152B82" w:rsidP="00152B82">
            <w:r w:rsidRPr="000C5501">
              <w:t>Presentación ordenada y consistente con el marco de información financiera indicado.</w:t>
            </w:r>
          </w:p>
        </w:tc>
      </w:tr>
      <w:tr w:rsidR="00152B82" w:rsidRPr="000C5501" w14:paraId="751F9883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09F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E532B" w14:textId="77777777" w:rsidR="00152B82" w:rsidRPr="000C5501" w:rsidRDefault="00152B82" w:rsidP="00152B82">
            <w:r w:rsidRPr="000C5501">
              <w:t>Herramientas y documentación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972B0" w14:textId="77777777" w:rsidR="00152B82" w:rsidRPr="000C5501" w:rsidRDefault="00152B82" w:rsidP="00152B82">
            <w:r w:rsidRPr="000C5501">
              <w:t>No conserva archivos fuente, versiones o documentación de soporte.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18A27" w14:textId="77777777" w:rsidR="00152B82" w:rsidRPr="000C5501" w:rsidRDefault="00152B82" w:rsidP="00152B82">
            <w:r w:rsidRPr="000C5501">
              <w:t>Conserva los archivos principales y documentación básica.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DC731" w14:textId="77777777" w:rsidR="00152B82" w:rsidRPr="000C5501" w:rsidRDefault="00152B82" w:rsidP="00152B82">
            <w:r w:rsidRPr="000C5501">
              <w:t>Utiliza herramientas digitales apropiadas y conserva fuentes, versiones, conciliaciones y soportes.</w:t>
            </w:r>
          </w:p>
        </w:tc>
      </w:tr>
      <w:tr w:rsidR="00152B82" w:rsidRPr="000C5501" w14:paraId="2EF4D5CA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C124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05D1D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12: Informe de compilación del profesional ejerciente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115F9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3%</w:t>
            </w:r>
          </w:p>
        </w:tc>
      </w:tr>
      <w:tr w:rsidR="00152B82" w:rsidRPr="000C5501" w14:paraId="2B94F7A2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6241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8101B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EDA5D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C0A9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FE0EF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46535F65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CE48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25E1E" w14:textId="77777777" w:rsidR="00152B82" w:rsidRPr="000C5501" w:rsidRDefault="00152B82" w:rsidP="00152B82">
            <w:r w:rsidRPr="000C5501">
              <w:t>Contenido del 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1AD6C" w14:textId="77777777" w:rsidR="00152B82" w:rsidRPr="000C5501" w:rsidRDefault="00152B82" w:rsidP="00152B82">
            <w:r w:rsidRPr="000C5501">
              <w:t>No describe el encargo, responsabilidades o información compilada.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6B9EA" w14:textId="77777777" w:rsidR="00152B82" w:rsidRPr="000C5501" w:rsidRDefault="00152B82" w:rsidP="00152B82">
            <w:r w:rsidRPr="000C5501">
              <w:t>Incluye los elementos principales, con omisiones menores.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709E5" w14:textId="77777777" w:rsidR="00152B82" w:rsidRPr="000C5501" w:rsidRDefault="00152B82" w:rsidP="00152B82">
            <w:r w:rsidRPr="000C5501">
              <w:t>Describe claramente el encargo, responsabilidades, marco aplicable y naturaleza del trabajo.</w:t>
            </w:r>
          </w:p>
        </w:tc>
      </w:tr>
      <w:tr w:rsidR="00152B82" w:rsidRPr="000C5501" w14:paraId="2D28D6BD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914B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5976E" w14:textId="77777777" w:rsidR="00152B82" w:rsidRPr="000C5501" w:rsidRDefault="00152B82" w:rsidP="00152B82">
            <w:r w:rsidRPr="000C5501">
              <w:t>Delimitación del servicio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F1EBE" w14:textId="77777777" w:rsidR="00152B82" w:rsidRPr="000C5501" w:rsidRDefault="00152B82" w:rsidP="00152B82">
            <w:r w:rsidRPr="000C5501">
              <w:t>Confunde compilación con auditoría o aseguramiento.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B3950" w14:textId="77777777" w:rsidR="00152B82" w:rsidRPr="000C5501" w:rsidRDefault="00152B82" w:rsidP="00152B82">
            <w:r w:rsidRPr="000C5501">
              <w:t>Distingue los servicios de manera general, con alguna imprecisión.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2872F" w14:textId="77777777" w:rsidR="00152B82" w:rsidRPr="000C5501" w:rsidRDefault="00152B82" w:rsidP="00152B82">
            <w:r w:rsidRPr="000C5501">
              <w:t>Explica con precisión que la compilación no proporciona aseguramiento y delimita sus responsabilidades.</w:t>
            </w:r>
          </w:p>
        </w:tc>
      </w:tr>
      <w:tr w:rsidR="00152B82" w:rsidRPr="000C5501" w14:paraId="69166233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E123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3B256" w14:textId="77777777" w:rsidR="00152B82" w:rsidRPr="000C5501" w:rsidRDefault="00152B82" w:rsidP="00152B82">
            <w:r w:rsidRPr="000C5501">
              <w:t>Claridad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D770B" w14:textId="77777777" w:rsidR="00152B82" w:rsidRPr="000C5501" w:rsidRDefault="00152B82" w:rsidP="00152B82">
            <w:r w:rsidRPr="000C5501">
              <w:t>Redacción confusa, sin estructura ni documentación 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CA6C2" w14:textId="77777777" w:rsidR="00152B82" w:rsidRPr="000C5501" w:rsidRDefault="00152B82" w:rsidP="00152B82">
            <w:r w:rsidRPr="000C5501">
              <w:t>Redacción clara en términos generales y estructura básica.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61813" w14:textId="77777777" w:rsidR="00152B82" w:rsidRPr="000C5501" w:rsidRDefault="00152B82" w:rsidP="00152B82">
            <w:r w:rsidRPr="000C5501">
              <w:t>Informe profesional, preciso, completo y consistente con la NISR 4410.</w:t>
            </w:r>
          </w:p>
        </w:tc>
      </w:tr>
      <w:tr w:rsidR="00152B82" w:rsidRPr="000C5501" w14:paraId="03B3FDC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1B71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37A85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13: Cédula de cuantificación del daño económico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00A3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8%</w:t>
            </w:r>
          </w:p>
        </w:tc>
      </w:tr>
      <w:tr w:rsidR="00152B82" w:rsidRPr="000C5501" w14:paraId="7C19CA10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839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6433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C8FC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3E0F7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A354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6C2CFCA7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C4A6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9B918" w14:textId="77777777" w:rsidR="00152B82" w:rsidRPr="000C5501" w:rsidRDefault="00152B82" w:rsidP="00152B82">
            <w:r w:rsidRPr="000C5501">
              <w:t>Cálculo del daño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EAEAD" w14:textId="77777777" w:rsidR="00152B82" w:rsidRPr="000C5501" w:rsidRDefault="00152B82" w:rsidP="00152B82">
            <w:r w:rsidRPr="000C5501">
              <w:t>Método o cálculos incorrectos, sin reconciliación con las fuentes.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FFE55" w14:textId="77777777" w:rsidR="00152B82" w:rsidRPr="000C5501" w:rsidRDefault="00152B82" w:rsidP="00152B82">
            <w:r w:rsidRPr="000C5501">
              <w:t>Cálculos principales correctos con explicación parcial del método.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FAC5" w14:textId="77777777" w:rsidR="00152B82" w:rsidRPr="000C5501" w:rsidRDefault="00152B82" w:rsidP="00152B82">
            <w:r w:rsidRPr="000C5501">
              <w:t>Cuantificación reproducible, conciliada y basada en fuentes identificables.</w:t>
            </w:r>
          </w:p>
        </w:tc>
      </w:tr>
      <w:tr w:rsidR="00152B82" w:rsidRPr="000C5501" w14:paraId="139A9D68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8F80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EECA7" w14:textId="77777777" w:rsidR="00152B82" w:rsidRPr="000C5501" w:rsidRDefault="00152B82" w:rsidP="00152B82">
            <w:r w:rsidRPr="000C5501">
              <w:t>Sustento documental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9A3A0" w14:textId="77777777" w:rsidR="00152B82" w:rsidRPr="000C5501" w:rsidRDefault="00152B82" w:rsidP="00152B82">
            <w:r w:rsidRPr="000C5501">
              <w:t>No vincula cifras con documentos o registros fuente.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70C9C" w14:textId="77777777" w:rsidR="00152B82" w:rsidRPr="000C5501" w:rsidRDefault="00152B82" w:rsidP="00152B82">
            <w:r w:rsidRPr="000C5501">
              <w:t>Vincula las cifras principales con soportes básicos.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BB48F" w14:textId="77777777" w:rsidR="00152B82" w:rsidRPr="000C5501" w:rsidRDefault="00152B82" w:rsidP="00152B82">
            <w:r w:rsidRPr="000C5501">
              <w:t>Cada importe se relaciona con documentos, registros, supuestos y operaciones verificables.</w:t>
            </w:r>
          </w:p>
        </w:tc>
      </w:tr>
      <w:tr w:rsidR="00152B82" w:rsidRPr="000C5501" w14:paraId="29E3D15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4EE3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02578" w14:textId="77777777" w:rsidR="00152B82" w:rsidRPr="000C5501" w:rsidRDefault="00152B82" w:rsidP="00152B82">
            <w:r w:rsidRPr="000C5501">
              <w:t>Objetividad y límites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A3F9E" w14:textId="77777777" w:rsidR="00152B82" w:rsidRPr="000C5501" w:rsidRDefault="00152B82" w:rsidP="00152B82">
            <w:r w:rsidRPr="000C5501">
              <w:t>Presenta estimaciones como hechos o atribuye responsabilidades fuera del alcance.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74DC4" w14:textId="77777777" w:rsidR="00152B82" w:rsidRPr="000C5501" w:rsidRDefault="00152B82" w:rsidP="00152B82">
            <w:r w:rsidRPr="000C5501">
              <w:t>Expone algunas limitaciones, aunque persisten inferencias no delimitadas.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F28F9" w14:textId="77777777" w:rsidR="00152B82" w:rsidRPr="000C5501" w:rsidRDefault="00152B82" w:rsidP="00152B82">
            <w:r w:rsidRPr="000C5501">
              <w:t>Distingue hechos, estimaciones y limitaciones, manteniendo imparcialidad técnica.</w:t>
            </w:r>
          </w:p>
        </w:tc>
      </w:tr>
      <w:tr w:rsidR="00152B82" w:rsidRPr="000C5501" w14:paraId="3791BD82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1E9BE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0E548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14: Informe pericial contable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8CB07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8%</w:t>
            </w:r>
          </w:p>
        </w:tc>
      </w:tr>
      <w:tr w:rsidR="00152B82" w:rsidRPr="000C5501" w14:paraId="48739D1E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08A1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F19E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CE7E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8866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8A5F7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2F536E90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5E1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887AB" w14:textId="77777777" w:rsidR="00152B82" w:rsidRPr="000C5501" w:rsidRDefault="00152B82" w:rsidP="00152B82">
            <w:r w:rsidRPr="000C5501">
              <w:t>Estructura pericial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98EA0" w14:textId="77777777" w:rsidR="00152B82" w:rsidRPr="000C5501" w:rsidRDefault="00152B82" w:rsidP="00152B82">
            <w:r w:rsidRPr="000C5501">
              <w:t>Faltan objeto, metodología, operaciones, conclusiones o anexos esenciales.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1725C" w14:textId="77777777" w:rsidR="00152B82" w:rsidRPr="000C5501" w:rsidRDefault="00152B82" w:rsidP="00152B82">
            <w:r w:rsidRPr="000C5501">
              <w:t>Incluye los apartados principales, con desarrollo desigual.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CEBEB" w14:textId="77777777" w:rsidR="00152B82" w:rsidRPr="000C5501" w:rsidRDefault="00152B82" w:rsidP="00152B82">
            <w:r w:rsidRPr="000C5501">
              <w:t>Informe completo con objeto, puntos de pericia, metodología, análisis, conclusiones y anexos.</w:t>
            </w:r>
          </w:p>
        </w:tc>
      </w:tr>
      <w:tr w:rsidR="00152B82" w:rsidRPr="000C5501" w14:paraId="566A5A1F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5C23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C6BAD" w14:textId="77777777" w:rsidR="00152B82" w:rsidRPr="000C5501" w:rsidRDefault="00152B82" w:rsidP="00152B82">
            <w:r w:rsidRPr="000C5501">
              <w:t>Método y evidencia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BB832" w14:textId="77777777" w:rsidR="00152B82" w:rsidRPr="000C5501" w:rsidRDefault="00152B82" w:rsidP="00152B82">
            <w:r w:rsidRPr="000C5501">
              <w:t>Método no reproducible o conclusiones sin respaldo 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622AA" w14:textId="77777777" w:rsidR="00152B82" w:rsidRPr="000C5501" w:rsidRDefault="00152B82" w:rsidP="00152B82">
            <w:r w:rsidRPr="000C5501">
              <w:t>Método generalmente pertinente y evidencia parcialmente referenciada.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BF0E" w14:textId="77777777" w:rsidR="00152B82" w:rsidRPr="000C5501" w:rsidRDefault="00152B82" w:rsidP="00152B82">
            <w:r w:rsidRPr="000C5501">
              <w:t>Método explícito, reproducible y respaldado por evidencia pertinente y trazable.</w:t>
            </w:r>
          </w:p>
        </w:tc>
      </w:tr>
      <w:tr w:rsidR="00152B82" w:rsidRPr="000C5501" w14:paraId="6EB1050A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2F8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C26D6" w14:textId="77777777" w:rsidR="00152B82" w:rsidRPr="000C5501" w:rsidRDefault="00152B82" w:rsidP="00152B82">
            <w:r w:rsidRPr="000C5501">
              <w:t>Defensa oral y 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A9C96" w14:textId="77777777" w:rsidR="00152B82" w:rsidRPr="000C5501" w:rsidRDefault="00152B82" w:rsidP="00152B82">
            <w:r w:rsidRPr="000C5501">
              <w:t>Expone de forma confusa o pierde imparcialidad ante preguntas.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5ECD9" w14:textId="77777777" w:rsidR="00152B82" w:rsidRPr="000C5501" w:rsidRDefault="00152B82" w:rsidP="00152B82">
            <w:r w:rsidRPr="000C5501">
              <w:t>Expone las conclusiones principales y responde parcialmente las preguntas.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C302D" w14:textId="77777777" w:rsidR="00152B82" w:rsidRPr="000C5501" w:rsidRDefault="00152B82" w:rsidP="00152B82">
            <w:r w:rsidRPr="000C5501">
              <w:t>Sustenta con claridad, responde con rigor y mantiene imparcialidad, confidencialidad y límites periciales.</w:t>
            </w:r>
          </w:p>
        </w:tc>
      </w:tr>
      <w:tr w:rsidR="00152B82" w:rsidRPr="000C5501" w14:paraId="40C3F863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308B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20B27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15: Propuesta de política antifraude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2BC0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7%</w:t>
            </w:r>
          </w:p>
        </w:tc>
      </w:tr>
      <w:tr w:rsidR="00152B82" w:rsidRPr="000C5501" w14:paraId="0C189C45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CF5F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C4E73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4A94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BB71B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C4826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3BA1732B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BAF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45C89" w14:textId="77777777" w:rsidR="00152B82" w:rsidRPr="000C5501" w:rsidRDefault="00152B82" w:rsidP="00152B82">
            <w:r w:rsidRPr="000C5501">
              <w:t>Diseño de política antifraude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EE690" w14:textId="77777777" w:rsidR="00152B82" w:rsidRPr="000C5501" w:rsidRDefault="00152B82" w:rsidP="00152B82">
            <w:r w:rsidRPr="000C5501">
              <w:t>Política genérica, sin responsabilidades, prevención ni respuesta.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FE048" w14:textId="77777777" w:rsidR="00152B82" w:rsidRPr="000C5501" w:rsidRDefault="00152B82" w:rsidP="00152B82">
            <w:r w:rsidRPr="000C5501">
              <w:t>Incluye medidas básicas, roles y canal de denuncia.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BE5F2" w14:textId="77777777" w:rsidR="00152B82" w:rsidRPr="000C5501" w:rsidRDefault="00152B82" w:rsidP="00152B82">
            <w:r w:rsidRPr="000C5501">
              <w:t>Política contextualizada con responsabilidades, prevención, detección, respuesta y protección frente a represalias.</w:t>
            </w:r>
          </w:p>
        </w:tc>
      </w:tr>
      <w:tr w:rsidR="00152B82" w:rsidRPr="000C5501" w14:paraId="36A0971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1502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EC625" w14:textId="77777777" w:rsidR="00152B82" w:rsidRPr="000C5501" w:rsidRDefault="00152B82" w:rsidP="00152B82">
            <w:r w:rsidRPr="000C5501">
              <w:t>Canal de denuncias y controles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439CE" w14:textId="77777777" w:rsidR="00152B82" w:rsidRPr="000C5501" w:rsidRDefault="00152B82" w:rsidP="00152B82">
            <w:r w:rsidRPr="000C5501">
              <w:t>Canal inaccesible o sin medidas de confidencialidad y seguimiento.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A6ECD" w14:textId="77777777" w:rsidR="00152B82" w:rsidRPr="000C5501" w:rsidRDefault="00152B82" w:rsidP="00152B82">
            <w:r w:rsidRPr="000C5501">
              <w:t>Define un canal y controles básicos, con vacíos operativos.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97595" w14:textId="77777777" w:rsidR="00152B82" w:rsidRPr="000C5501" w:rsidRDefault="00152B82" w:rsidP="00152B82">
            <w:r w:rsidRPr="000C5501">
              <w:t>Define canales accesibles, confidencialidad, registro, investigación, escalamiento y controles verificables.</w:t>
            </w:r>
          </w:p>
        </w:tc>
      </w:tr>
      <w:tr w:rsidR="00152B82" w:rsidRPr="000C5501" w14:paraId="37AA2D3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3B05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51278" w14:textId="77777777" w:rsidR="00152B82" w:rsidRPr="000C5501" w:rsidRDefault="00152B82" w:rsidP="00152B82">
            <w:r w:rsidRPr="000C5501">
              <w:t>Viabilidad y 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275C3" w14:textId="77777777" w:rsidR="00152B82" w:rsidRPr="000C5501" w:rsidRDefault="00152B82" w:rsidP="00152B82">
            <w:r w:rsidRPr="000C5501">
              <w:t>Propuesta poco viable o incompatible con principios éticos.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C9075" w14:textId="77777777" w:rsidR="00152B82" w:rsidRPr="000C5501" w:rsidRDefault="00152B82" w:rsidP="00152B82">
            <w:r w:rsidRPr="000C5501">
              <w:t>Propuesta viable en términos generales y con principios básicos.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EB172" w14:textId="77777777" w:rsidR="00152B82" w:rsidRPr="000C5501" w:rsidRDefault="00152B82" w:rsidP="00152B82">
            <w:r w:rsidRPr="000C5501">
              <w:t>Propuesta viable, proporcional, medible y alineada con integridad, debido proceso y mejora continua.</w:t>
            </w:r>
          </w:p>
        </w:tc>
      </w:tr>
      <w:tr w:rsidR="00152B82" w:rsidRPr="000C5501" w14:paraId="1CE48D99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9548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FB4E2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Producto 16: Informe de evaluación del programa de prevención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B381E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7%</w:t>
            </w:r>
          </w:p>
        </w:tc>
      </w:tr>
      <w:tr w:rsidR="00152B82" w:rsidRPr="000C5501" w14:paraId="3EEED243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F0FD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1DB8C" w14:textId="77777777" w:rsidR="00152B82" w:rsidRPr="000C5501" w:rsidRDefault="00152B82" w:rsidP="00152B82">
            <w:pPr>
              <w:rPr>
                <w:b/>
              </w:rPr>
            </w:pPr>
            <w:r w:rsidRPr="000C5501">
              <w:rPr>
                <w:b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06833" w14:textId="77777777" w:rsidR="00152B82" w:rsidRPr="000C5501" w:rsidRDefault="00152B82" w:rsidP="00152B82">
            <w:pPr>
              <w:rPr>
                <w:b/>
              </w:rPr>
            </w:pPr>
            <w:r w:rsidRPr="000C5501">
              <w:rPr>
                <w:b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A13F1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CCDC" w14:textId="77777777" w:rsidR="00152B82" w:rsidRPr="000C5501" w:rsidRDefault="00152B82" w:rsidP="00152B82">
            <w:pPr>
              <w:jc w:val="center"/>
              <w:rPr>
                <w:b/>
              </w:rPr>
            </w:pPr>
            <w:r w:rsidRPr="000C5501">
              <w:rPr>
                <w:b/>
              </w:rPr>
              <w:t>Destacado (81–100)</w:t>
            </w:r>
          </w:p>
        </w:tc>
      </w:tr>
      <w:tr w:rsidR="00152B82" w:rsidRPr="000C5501" w14:paraId="707ED801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32F9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1641B" w14:textId="77777777" w:rsidR="00152B82" w:rsidRPr="000C5501" w:rsidRDefault="00152B82" w:rsidP="00152B82">
            <w:r w:rsidRPr="000C5501">
              <w:t>Evaluación del programa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A3E25" w14:textId="77777777" w:rsidR="00152B82" w:rsidRPr="000C5501" w:rsidRDefault="00152B82" w:rsidP="00152B82">
            <w:r w:rsidRPr="000C5501">
              <w:t>No establece criterios ni evidencia para valorar la eficacia.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EDF39" w14:textId="77777777" w:rsidR="00152B82" w:rsidRPr="000C5501" w:rsidRDefault="00152B82" w:rsidP="00152B82">
            <w:r w:rsidRPr="000C5501">
              <w:t>Evalúa controles principales con criterios y evidencia parciales.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62FA6" w14:textId="77777777" w:rsidR="00152B82" w:rsidRPr="000C5501" w:rsidRDefault="00152B82" w:rsidP="00152B82">
            <w:r w:rsidRPr="000C5501">
              <w:t>Evalúa diseño y funcionamiento de controles mediante criterios claros y evidencia verificable.</w:t>
            </w:r>
          </w:p>
        </w:tc>
      </w:tr>
      <w:tr w:rsidR="00152B82" w:rsidRPr="000C5501" w14:paraId="7C7DCE9F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A35C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EA26" w14:textId="77777777" w:rsidR="00152B82" w:rsidRPr="000C5501" w:rsidRDefault="00152B82" w:rsidP="00152B82">
            <w:r w:rsidRPr="000C5501">
              <w:t>Hallazgos y recomendaciones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77298" w14:textId="77777777" w:rsidR="00152B82" w:rsidRPr="000C5501" w:rsidRDefault="00152B82" w:rsidP="00152B82">
            <w:r w:rsidRPr="000C5501">
              <w:t>Recomendaciones vagas, no priorizadas o sin relación con hallazgos.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4134C" w14:textId="77777777" w:rsidR="00152B82" w:rsidRPr="000C5501" w:rsidRDefault="00152B82" w:rsidP="00152B82">
            <w:r w:rsidRPr="000C5501">
              <w:t>Recomendaciones pertinentes pero con prioridades o responsables poco definidos.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541E4" w14:textId="77777777" w:rsidR="00152B82" w:rsidRPr="000C5501" w:rsidRDefault="00152B82" w:rsidP="00152B82">
            <w:r w:rsidRPr="000C5501">
              <w:t>Recomendaciones específicas, priorizadas, viables, con responsables, plazos e indicadores.</w:t>
            </w:r>
          </w:p>
        </w:tc>
      </w:tr>
      <w:tr w:rsidR="00152B82" w:rsidRPr="000C5501" w14:paraId="5908822A" w14:textId="77777777" w:rsidTr="00A1111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A147" w14:textId="77777777" w:rsidR="00152B82" w:rsidRPr="000C5501" w:rsidRDefault="00152B82" w:rsidP="00152B8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3C97B" w14:textId="77777777" w:rsidR="00152B82" w:rsidRPr="000C5501" w:rsidRDefault="00152B82" w:rsidP="00152B82">
            <w:r w:rsidRPr="000C5501">
              <w:t>Informe y cumplimiento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53F5C" w14:textId="77777777" w:rsidR="00152B82" w:rsidRPr="000C5501" w:rsidRDefault="00152B82" w:rsidP="00152B82">
            <w:r w:rsidRPr="000C5501">
              <w:t>Informe incompleto o desconoce el marco aplicable.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CA342" w14:textId="77777777" w:rsidR="00152B82" w:rsidRPr="000C5501" w:rsidRDefault="00152B82" w:rsidP="00152B82">
            <w:r w:rsidRPr="000C5501">
              <w:t>Informe estructurado con referencias normativas generales.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FF7F6" w14:textId="77777777" w:rsidR="00152B82" w:rsidRPr="000C5501" w:rsidRDefault="00152B82" w:rsidP="00152B82">
            <w:r w:rsidRPr="000C5501">
              <w:t>Informe objetivo y trazable, con normativa pertinente, limitaciones y plan de seguimiento.</w:t>
            </w:r>
          </w:p>
        </w:tc>
      </w:tr>
      <w:tr w:rsidR="00152B82" w:rsidRPr="000C5501" w14:paraId="132010A4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7161" w14:textId="77777777" w:rsidR="00152B82" w:rsidRPr="000C5501" w:rsidRDefault="00152B82" w:rsidP="00152B82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7432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E99D4" w14:textId="77777777" w:rsidR="00152B82" w:rsidRPr="000C5501" w:rsidRDefault="00152B82" w:rsidP="00152B82">
            <w:pPr>
              <w:spacing w:before="20" w:after="20"/>
              <w:jc w:val="center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152B82" w:rsidRPr="000C5501" w14:paraId="44B2743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B2703" w14:textId="77777777" w:rsidR="00152B82" w:rsidRPr="000C5501" w:rsidRDefault="00152B82" w:rsidP="00152B82">
            <w:pPr>
              <w:spacing w:before="20" w:after="20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22848A37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Asociación de Examinadores de Fraude Certificados, ACFE (s.f.). </w:t>
            </w:r>
            <w:r w:rsidRPr="000C5501">
              <w:rPr>
                <w:i/>
                <w:iCs/>
                <w:sz w:val="21"/>
                <w:szCs w:val="21"/>
              </w:rPr>
              <w:t>Informe a las Naciones sobre Fraude y Abuso Ocupacional</w:t>
            </w:r>
            <w:r w:rsidRPr="000C5501">
              <w:rPr>
                <w:sz w:val="21"/>
                <w:szCs w:val="21"/>
              </w:rPr>
              <w:t>.</w:t>
            </w:r>
          </w:p>
          <w:p w14:paraId="51B71794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>Grupo de Acción Financiera Internacional, GAFI. Las cuarenta recomendaciones sobre prevención del lavado de activos y del financiamiento del terrorismo. París.</w:t>
            </w:r>
          </w:p>
          <w:p w14:paraId="78105A0F" w14:textId="77777777" w:rsidR="00152B82" w:rsidRPr="009A7912" w:rsidRDefault="00152B82" w:rsidP="00152B82">
            <w:pPr>
              <w:spacing w:before="10" w:after="10"/>
              <w:ind w:left="360" w:hanging="360"/>
              <w:rPr>
                <w:lang w:val="en-US"/>
              </w:rPr>
            </w:pPr>
            <w:r w:rsidRPr="000C5501">
              <w:rPr>
                <w:sz w:val="21"/>
                <w:szCs w:val="21"/>
              </w:rPr>
              <w:t xml:space="preserve">International Auditing and </w:t>
            </w:r>
            <w:proofErr w:type="spellStart"/>
            <w:r w:rsidRPr="000C5501">
              <w:rPr>
                <w:sz w:val="21"/>
                <w:szCs w:val="21"/>
              </w:rPr>
              <w:t>Assurance</w:t>
            </w:r>
            <w:proofErr w:type="spellEnd"/>
            <w:r w:rsidRPr="000C5501">
              <w:rPr>
                <w:sz w:val="21"/>
                <w:szCs w:val="21"/>
              </w:rPr>
              <w:t xml:space="preserve"> Standards Board, IAASB (2020). </w:t>
            </w:r>
            <w:r w:rsidRPr="000C5501">
              <w:rPr>
                <w:i/>
                <w:iCs/>
                <w:sz w:val="21"/>
                <w:szCs w:val="21"/>
              </w:rPr>
              <w:t>Manual de Pronunciamientos Internacionales de Control de Calidad, Auditoría, Revisión, Otros Encargos de Aseguramiento y Servicios Relacionados</w:t>
            </w:r>
            <w:r w:rsidRPr="000C5501">
              <w:rPr>
                <w:sz w:val="21"/>
                <w:szCs w:val="21"/>
              </w:rPr>
              <w:t xml:space="preserve">. </w:t>
            </w:r>
            <w:r w:rsidRPr="009A7912">
              <w:rPr>
                <w:sz w:val="21"/>
                <w:szCs w:val="21"/>
                <w:lang w:val="en-US"/>
              </w:rPr>
              <w:t>Edición 2018, Volúmenes I, II y III.</w:t>
            </w:r>
          </w:p>
          <w:p w14:paraId="265BF4BA" w14:textId="77777777" w:rsidR="00152B82" w:rsidRDefault="00152B82" w:rsidP="00152B82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9A7912">
              <w:rPr>
                <w:sz w:val="21"/>
                <w:szCs w:val="21"/>
                <w:lang w:val="en-US"/>
              </w:rPr>
              <w:t xml:space="preserve">International Auditing and Assurance Standards Board, IAASB (2023). </w:t>
            </w:r>
            <w:r w:rsidRPr="009A7912">
              <w:rPr>
                <w:i/>
                <w:iCs/>
                <w:sz w:val="21"/>
                <w:szCs w:val="21"/>
                <w:lang w:val="en-US"/>
              </w:rPr>
              <w:t>Handbook of International Quality Control, Auditing, Review, Other Assurance, and Related Services Pronouncements</w:t>
            </w:r>
            <w:r w:rsidRPr="009A7912">
              <w:rPr>
                <w:sz w:val="21"/>
                <w:szCs w:val="21"/>
                <w:lang w:val="en-US"/>
              </w:rPr>
              <w:t xml:space="preserve">. </w:t>
            </w:r>
            <w:r w:rsidRPr="000C5501">
              <w:rPr>
                <w:sz w:val="21"/>
                <w:szCs w:val="21"/>
              </w:rPr>
              <w:t>Edición 2021, Volúmenes I, II y III.</w:t>
            </w:r>
          </w:p>
          <w:p w14:paraId="30C8400A" w14:textId="77777777" w:rsidR="00152B82" w:rsidRDefault="00152B82" w:rsidP="00152B82">
            <w:pPr>
              <w:spacing w:before="10" w:after="10"/>
              <w:ind w:left="360" w:hanging="360"/>
            </w:pPr>
            <w:r>
              <w:t>NIA 3000 (Encargos de aseguramiento distintos de la auditoría o de la revisión de información financiera histórica)</w:t>
            </w:r>
          </w:p>
          <w:p w14:paraId="0D4D8984" w14:textId="77777777" w:rsidR="00152B82" w:rsidRPr="000C5501" w:rsidRDefault="00152B82" w:rsidP="00152B82">
            <w:pPr>
              <w:spacing w:before="10" w:after="10"/>
              <w:ind w:left="360" w:hanging="360"/>
            </w:pPr>
            <w:r>
              <w:t>Estándares Internacionales ISO 37001: Sistemas de gestión antisoborno utilizados para alinear las fases preventivas de la auditoría forense</w:t>
            </w:r>
          </w:p>
          <w:p w14:paraId="72A1442C" w14:textId="77777777" w:rsidR="00152B82" w:rsidRPr="000C5501" w:rsidRDefault="00152B82" w:rsidP="00152B82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9A7912">
              <w:rPr>
                <w:sz w:val="21"/>
                <w:szCs w:val="21"/>
                <w:lang w:val="en-US"/>
              </w:rPr>
              <w:t xml:space="preserve">International Auditing and Assurance Standards Board, IAASB. </w:t>
            </w:r>
            <w:r w:rsidRPr="000C5501">
              <w:rPr>
                <w:sz w:val="21"/>
                <w:szCs w:val="21"/>
              </w:rPr>
              <w:t>Norma Internacional de Servicios Relacionados 4400 (Revisada), Encargos de procedimientos acordados, aplicable a los encargos acordados desde el 1 de enero de 2022. Nueva York.</w:t>
            </w:r>
          </w:p>
          <w:p w14:paraId="2FC1472B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>La Ley Nº 1178 de Administración y Control Gubernamental SAFCO Ley N° 004 de lucha contra la corrupción, enriquecimiento ilícito e investigación de fortunas Marcelo Quiroga Santa Cruz, de 31 de marzo de 2010.</w:t>
            </w:r>
          </w:p>
          <w:p w14:paraId="24D407C7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>Ley N° 1390 de fortalecimiento para la lucha contra la corrupción, de 27 de agosto de 2021.</w:t>
            </w:r>
          </w:p>
          <w:p w14:paraId="753B17E2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>Ley N° 393 de Servicios Financieros, de 21 de agosto de 2013, y normativa de la Unidad de Investigaciones Financieras sobre prevención del lavado de activos.</w:t>
            </w:r>
          </w:p>
          <w:p w14:paraId="77103AF3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>Otras normas legales aplicables.</w:t>
            </w:r>
          </w:p>
        </w:tc>
      </w:tr>
      <w:tr w:rsidR="00152B82" w14:paraId="0603F53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21AA9" w14:textId="77777777" w:rsidR="00152B82" w:rsidRPr="000C5501" w:rsidRDefault="00152B82" w:rsidP="00152B82">
            <w:pPr>
              <w:spacing w:before="20" w:after="20"/>
            </w:pPr>
            <w:r w:rsidRPr="000C5501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70657858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Aparicio Delgado, L. (2008). </w:t>
            </w:r>
            <w:r w:rsidRPr="000C5501">
              <w:rPr>
                <w:i/>
                <w:iCs/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 xml:space="preserve">. 2a ed. La Paz – Bolivia: Imprenta </w:t>
            </w:r>
            <w:proofErr w:type="spellStart"/>
            <w:r w:rsidRPr="000C5501">
              <w:rPr>
                <w:sz w:val="21"/>
                <w:szCs w:val="21"/>
              </w:rPr>
              <w:t>Edugraf</w:t>
            </w:r>
            <w:proofErr w:type="spellEnd"/>
            <w:r w:rsidRPr="000C5501">
              <w:rPr>
                <w:sz w:val="21"/>
                <w:szCs w:val="21"/>
              </w:rPr>
              <w:t>.</w:t>
            </w:r>
          </w:p>
          <w:p w14:paraId="7FC6B596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Arias González, I. P., Colcha Ortiz, R. V. y Robalino, A. P. (2019). </w:t>
            </w:r>
            <w:r w:rsidRPr="000C5501">
              <w:rPr>
                <w:i/>
                <w:iCs/>
                <w:sz w:val="21"/>
                <w:szCs w:val="21"/>
              </w:rPr>
              <w:t>Elementos de la Auditoría Forense</w:t>
            </w:r>
            <w:r w:rsidRPr="000C5501">
              <w:rPr>
                <w:sz w:val="21"/>
                <w:szCs w:val="21"/>
              </w:rPr>
              <w:t>. Riobamba – Ecuador: La Caracola Editores.</w:t>
            </w:r>
          </w:p>
          <w:p w14:paraId="053131CF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>Asociación de Examinadores de Fraude Certificados: https://www.acfe.com y Grupo de Acción Financiera de Latinoamérica: https://www.gafilat.org</w:t>
            </w:r>
          </w:p>
          <w:p w14:paraId="4B507E7B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Badillo, J. (2008). </w:t>
            </w:r>
            <w:r w:rsidRPr="000C5501">
              <w:rPr>
                <w:i/>
                <w:iCs/>
                <w:sz w:val="21"/>
                <w:szCs w:val="21"/>
              </w:rPr>
              <w:t>Auditoría Forense: más que una especialidad profesional una misión, prevenir y detectar el fraude financiero</w:t>
            </w:r>
            <w:r w:rsidRPr="000C5501">
              <w:rPr>
                <w:sz w:val="21"/>
                <w:szCs w:val="21"/>
              </w:rPr>
              <w:t>. Quito – Ecuador.</w:t>
            </w:r>
          </w:p>
          <w:p w14:paraId="6A111BEF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Cano Donaliza, L. D. (2008). </w:t>
            </w:r>
            <w:r w:rsidRPr="000C5501">
              <w:rPr>
                <w:i/>
                <w:iCs/>
                <w:sz w:val="21"/>
                <w:szCs w:val="21"/>
              </w:rPr>
              <w:t>Auditoría Financiera Forense en la investigación de delitos económicos y financieros, lavado de dinero y activos y financiación del terrorismo</w:t>
            </w:r>
            <w:r w:rsidRPr="000C5501">
              <w:rPr>
                <w:sz w:val="21"/>
                <w:szCs w:val="21"/>
              </w:rPr>
              <w:t>. Bogotá – Colombia: ECOE Ediciones.</w:t>
            </w:r>
          </w:p>
          <w:p w14:paraId="2D698534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Estado Plurinacional de Bolivia (2013). </w:t>
            </w:r>
            <w:r w:rsidRPr="000C5501">
              <w:rPr>
                <w:i/>
                <w:iCs/>
                <w:sz w:val="21"/>
                <w:szCs w:val="21"/>
              </w:rPr>
              <w:t>Ley N.º 439, Código Procesal Civil</w:t>
            </w:r>
            <w:r w:rsidRPr="000C5501">
              <w:rPr>
                <w:sz w:val="21"/>
                <w:szCs w:val="21"/>
              </w:rPr>
              <w:t>. La Paz: Gaceta Oficial de Bolivia.</w:t>
            </w:r>
          </w:p>
          <w:p w14:paraId="4427EC83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Estupiñán, R. (2015). </w:t>
            </w:r>
            <w:r w:rsidRPr="000C5501">
              <w:rPr>
                <w:i/>
                <w:iCs/>
                <w:sz w:val="21"/>
                <w:szCs w:val="21"/>
              </w:rPr>
              <w:t>Control Interno y Fraudes</w:t>
            </w:r>
            <w:r w:rsidRPr="000C5501">
              <w:rPr>
                <w:sz w:val="21"/>
                <w:szCs w:val="21"/>
              </w:rPr>
              <w:t>. 3a ed. Bogotá – Colombia: ECOE Ediciones.</w:t>
            </w:r>
          </w:p>
          <w:p w14:paraId="4AA94883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Márquez Arcila, R. H. (2018). </w:t>
            </w:r>
            <w:r w:rsidRPr="000C5501">
              <w:rPr>
                <w:i/>
                <w:iCs/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>. 1a ed. México.</w:t>
            </w:r>
          </w:p>
          <w:p w14:paraId="5B4FAB25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Pérez Villanueva, M. (2018). </w:t>
            </w:r>
            <w:r w:rsidRPr="000C5501">
              <w:rPr>
                <w:i/>
                <w:iCs/>
                <w:sz w:val="21"/>
                <w:szCs w:val="21"/>
              </w:rPr>
              <w:t>Proceso de Investigación en Auditoría Forense y Auditoría Especial</w:t>
            </w:r>
            <w:r w:rsidRPr="000C5501">
              <w:rPr>
                <w:sz w:val="21"/>
                <w:szCs w:val="21"/>
              </w:rPr>
              <w:t>. 1a ed. Cochabamba – Bolivia: Editorial Sabiduría y Cultura.</w:t>
            </w:r>
          </w:p>
          <w:p w14:paraId="1A659751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Rocha Chavarría, J. P. (2016). </w:t>
            </w:r>
            <w:r w:rsidRPr="000C5501">
              <w:rPr>
                <w:i/>
                <w:iCs/>
                <w:sz w:val="21"/>
                <w:szCs w:val="21"/>
              </w:rPr>
              <w:t>Auditoría Forense</w:t>
            </w:r>
            <w:r w:rsidRPr="000C5501">
              <w:rPr>
                <w:sz w:val="21"/>
                <w:szCs w:val="21"/>
              </w:rPr>
              <w:t>. 1a ed. Santa Cruz – Bolivia: Gráfica SIMMER.</w:t>
            </w:r>
          </w:p>
          <w:p w14:paraId="466AAEFB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Rocha Claros, J. (2015). </w:t>
            </w:r>
            <w:r w:rsidRPr="000C5501">
              <w:rPr>
                <w:i/>
                <w:iCs/>
                <w:sz w:val="21"/>
                <w:szCs w:val="21"/>
              </w:rPr>
              <w:t>Auditoría Especial o de Cumplimiento y Aplicación Práctica</w:t>
            </w:r>
            <w:r w:rsidRPr="000C5501">
              <w:rPr>
                <w:sz w:val="21"/>
                <w:szCs w:val="21"/>
              </w:rPr>
              <w:t>. La Paz – Bolivia: Editorial Nacional.</w:t>
            </w:r>
          </w:p>
          <w:p w14:paraId="05C7A1A3" w14:textId="77777777" w:rsidR="00152B82" w:rsidRPr="000C5501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Sandoval Morales, H. (2012). </w:t>
            </w:r>
            <w:r w:rsidRPr="000C5501">
              <w:rPr>
                <w:i/>
                <w:iCs/>
                <w:sz w:val="21"/>
                <w:szCs w:val="21"/>
              </w:rPr>
              <w:t>Introducción a la Auditoría</w:t>
            </w:r>
            <w:r w:rsidRPr="000C5501">
              <w:rPr>
                <w:sz w:val="21"/>
                <w:szCs w:val="21"/>
              </w:rPr>
              <w:t>. 1a ed. Estado de México.</w:t>
            </w:r>
          </w:p>
          <w:p w14:paraId="5690A482" w14:textId="77777777" w:rsidR="00152B82" w:rsidRDefault="00152B82" w:rsidP="00152B82">
            <w:pPr>
              <w:spacing w:before="10" w:after="10"/>
              <w:ind w:left="360" w:hanging="360"/>
            </w:pPr>
            <w:r w:rsidRPr="000C5501">
              <w:rPr>
                <w:sz w:val="21"/>
                <w:szCs w:val="21"/>
              </w:rPr>
              <w:t xml:space="preserve">Saravia A., A. J. (2019). </w:t>
            </w:r>
            <w:r w:rsidRPr="000C5501">
              <w:rPr>
                <w:i/>
                <w:iCs/>
                <w:sz w:val="21"/>
                <w:szCs w:val="21"/>
              </w:rPr>
              <w:t>La Corrupción, un mal de la Función Pública</w:t>
            </w:r>
            <w:r w:rsidRPr="000C5501">
              <w:rPr>
                <w:sz w:val="21"/>
                <w:szCs w:val="21"/>
              </w:rPr>
              <w:t>. La Paz – Bolivia: Editorial e Imprenta Ideas.</w:t>
            </w:r>
          </w:p>
        </w:tc>
      </w:tr>
    </w:tbl>
    <w:p w14:paraId="60E2ADE5" w14:textId="77777777" w:rsidR="00B80708" w:rsidRDefault="00B80708"/>
    <w:sectPr w:rsidR="00B80708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930C5" w14:textId="77777777" w:rsidR="00793D1A" w:rsidRDefault="00793D1A">
      <w:r>
        <w:separator/>
      </w:r>
    </w:p>
  </w:endnote>
  <w:endnote w:type="continuationSeparator" w:id="0">
    <w:p w14:paraId="1BFBAAF4" w14:textId="77777777" w:rsidR="00793D1A" w:rsidRDefault="0079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1C06" w14:textId="77777777" w:rsidR="00BB2761" w:rsidRDefault="00BB2761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235018">
      <w:rPr>
        <w:b/>
        <w:bCs/>
        <w:i/>
        <w:iCs/>
        <w:noProof/>
        <w:sz w:val="20"/>
        <w:szCs w:val="20"/>
      </w:rPr>
      <w:t>16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BC51" w14:textId="77777777" w:rsidR="00793D1A" w:rsidRDefault="00793D1A">
      <w:r>
        <w:separator/>
      </w:r>
    </w:p>
  </w:footnote>
  <w:footnote w:type="continuationSeparator" w:id="0">
    <w:p w14:paraId="469D01A1" w14:textId="77777777" w:rsidR="00793D1A" w:rsidRDefault="00793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1CC1"/>
    <w:multiLevelType w:val="hybridMultilevel"/>
    <w:tmpl w:val="839EA772"/>
    <w:lvl w:ilvl="0" w:tplc="70E68A6E">
      <w:start w:val="1"/>
      <w:numFmt w:val="bullet"/>
      <w:lvlText w:val="•"/>
      <w:lvlJc w:val="left"/>
      <w:pPr>
        <w:ind w:left="260" w:hanging="220"/>
      </w:pPr>
    </w:lvl>
    <w:lvl w:ilvl="1" w:tplc="3E9E9C42">
      <w:numFmt w:val="decimal"/>
      <w:lvlText w:val=""/>
      <w:lvlJc w:val="left"/>
    </w:lvl>
    <w:lvl w:ilvl="2" w:tplc="08E457C2">
      <w:numFmt w:val="decimal"/>
      <w:lvlText w:val=""/>
      <w:lvlJc w:val="left"/>
    </w:lvl>
    <w:lvl w:ilvl="3" w:tplc="0F1AA710">
      <w:numFmt w:val="decimal"/>
      <w:lvlText w:val=""/>
      <w:lvlJc w:val="left"/>
    </w:lvl>
    <w:lvl w:ilvl="4" w:tplc="A9FA8B98">
      <w:numFmt w:val="decimal"/>
      <w:lvlText w:val=""/>
      <w:lvlJc w:val="left"/>
    </w:lvl>
    <w:lvl w:ilvl="5" w:tplc="B6402778">
      <w:numFmt w:val="decimal"/>
      <w:lvlText w:val=""/>
      <w:lvlJc w:val="left"/>
    </w:lvl>
    <w:lvl w:ilvl="6" w:tplc="70468AEA">
      <w:numFmt w:val="decimal"/>
      <w:lvlText w:val=""/>
      <w:lvlJc w:val="left"/>
    </w:lvl>
    <w:lvl w:ilvl="7" w:tplc="D32CCA32">
      <w:numFmt w:val="decimal"/>
      <w:lvlText w:val=""/>
      <w:lvlJc w:val="left"/>
    </w:lvl>
    <w:lvl w:ilvl="8" w:tplc="7CBEF006">
      <w:numFmt w:val="decimal"/>
      <w:lvlText w:val=""/>
      <w:lvlJc w:val="left"/>
    </w:lvl>
  </w:abstractNum>
  <w:abstractNum w:abstractNumId="1" w15:restartNumberingAfterBreak="0">
    <w:nsid w:val="441757DB"/>
    <w:multiLevelType w:val="multilevel"/>
    <w:tmpl w:val="4564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C7ABA"/>
    <w:multiLevelType w:val="hybridMultilevel"/>
    <w:tmpl w:val="7E62E586"/>
    <w:lvl w:ilvl="0" w:tplc="F6409746">
      <w:start w:val="1"/>
      <w:numFmt w:val="decimal"/>
      <w:lvlText w:val="%1."/>
      <w:lvlJc w:val="left"/>
      <w:pPr>
        <w:ind w:left="800" w:hanging="380"/>
      </w:pPr>
    </w:lvl>
    <w:lvl w:ilvl="1" w:tplc="0C0A0019">
      <w:start w:val="1"/>
      <w:numFmt w:val="lowerLetter"/>
      <w:lvlText w:val="%2."/>
      <w:lvlJc w:val="left"/>
      <w:pPr>
        <w:ind w:left="1840" w:hanging="360"/>
      </w:pPr>
    </w:lvl>
    <w:lvl w:ilvl="2" w:tplc="0C0A001B" w:tentative="1">
      <w:start w:val="1"/>
      <w:numFmt w:val="lowerRoman"/>
      <w:lvlText w:val="%3."/>
      <w:lvlJc w:val="right"/>
      <w:pPr>
        <w:ind w:left="2560" w:hanging="180"/>
      </w:pPr>
    </w:lvl>
    <w:lvl w:ilvl="3" w:tplc="0C0A000F" w:tentative="1">
      <w:start w:val="1"/>
      <w:numFmt w:val="decimal"/>
      <w:lvlText w:val="%4."/>
      <w:lvlJc w:val="left"/>
      <w:pPr>
        <w:ind w:left="3280" w:hanging="360"/>
      </w:pPr>
    </w:lvl>
    <w:lvl w:ilvl="4" w:tplc="0C0A0019" w:tentative="1">
      <w:start w:val="1"/>
      <w:numFmt w:val="lowerLetter"/>
      <w:lvlText w:val="%5."/>
      <w:lvlJc w:val="left"/>
      <w:pPr>
        <w:ind w:left="4000" w:hanging="360"/>
      </w:pPr>
    </w:lvl>
    <w:lvl w:ilvl="5" w:tplc="0C0A001B" w:tentative="1">
      <w:start w:val="1"/>
      <w:numFmt w:val="lowerRoman"/>
      <w:lvlText w:val="%6."/>
      <w:lvlJc w:val="right"/>
      <w:pPr>
        <w:ind w:left="4720" w:hanging="180"/>
      </w:pPr>
    </w:lvl>
    <w:lvl w:ilvl="6" w:tplc="0C0A000F" w:tentative="1">
      <w:start w:val="1"/>
      <w:numFmt w:val="decimal"/>
      <w:lvlText w:val="%7."/>
      <w:lvlJc w:val="left"/>
      <w:pPr>
        <w:ind w:left="5440" w:hanging="360"/>
      </w:pPr>
    </w:lvl>
    <w:lvl w:ilvl="7" w:tplc="0C0A0019" w:tentative="1">
      <w:start w:val="1"/>
      <w:numFmt w:val="lowerLetter"/>
      <w:lvlText w:val="%8."/>
      <w:lvlJc w:val="left"/>
      <w:pPr>
        <w:ind w:left="6160" w:hanging="360"/>
      </w:pPr>
    </w:lvl>
    <w:lvl w:ilvl="8" w:tplc="0C0A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" w15:restartNumberingAfterBreak="0">
    <w:nsid w:val="4E1E1EEF"/>
    <w:multiLevelType w:val="hybridMultilevel"/>
    <w:tmpl w:val="E9CCE176"/>
    <w:lvl w:ilvl="0" w:tplc="F6409746">
      <w:start w:val="1"/>
      <w:numFmt w:val="decimal"/>
      <w:lvlText w:val="%1."/>
      <w:lvlJc w:val="left"/>
      <w:pPr>
        <w:ind w:left="400" w:hanging="380"/>
      </w:pPr>
    </w:lvl>
    <w:lvl w:ilvl="1" w:tplc="E6969D2E">
      <w:numFmt w:val="decimal"/>
      <w:lvlText w:val=""/>
      <w:lvlJc w:val="left"/>
    </w:lvl>
    <w:lvl w:ilvl="2" w:tplc="608EBD52">
      <w:numFmt w:val="decimal"/>
      <w:lvlText w:val=""/>
      <w:lvlJc w:val="left"/>
    </w:lvl>
    <w:lvl w:ilvl="3" w:tplc="904A104C">
      <w:numFmt w:val="decimal"/>
      <w:lvlText w:val=""/>
      <w:lvlJc w:val="left"/>
    </w:lvl>
    <w:lvl w:ilvl="4" w:tplc="A1002A40">
      <w:numFmt w:val="decimal"/>
      <w:lvlText w:val=""/>
      <w:lvlJc w:val="left"/>
    </w:lvl>
    <w:lvl w:ilvl="5" w:tplc="60F2B9BC">
      <w:numFmt w:val="decimal"/>
      <w:lvlText w:val=""/>
      <w:lvlJc w:val="left"/>
    </w:lvl>
    <w:lvl w:ilvl="6" w:tplc="DD8CEE30">
      <w:numFmt w:val="decimal"/>
      <w:lvlText w:val=""/>
      <w:lvlJc w:val="left"/>
    </w:lvl>
    <w:lvl w:ilvl="7" w:tplc="669273A8">
      <w:numFmt w:val="decimal"/>
      <w:lvlText w:val=""/>
      <w:lvlJc w:val="left"/>
    </w:lvl>
    <w:lvl w:ilvl="8" w:tplc="6E542854">
      <w:numFmt w:val="decimal"/>
      <w:lvlText w:val=""/>
      <w:lvlJc w:val="left"/>
    </w:lvl>
  </w:abstractNum>
  <w:abstractNum w:abstractNumId="4" w15:restartNumberingAfterBreak="0">
    <w:nsid w:val="6D1A50B2"/>
    <w:multiLevelType w:val="hybridMultilevel"/>
    <w:tmpl w:val="EB0CBFFC"/>
    <w:lvl w:ilvl="0" w:tplc="A2EE215E">
      <w:start w:val="1"/>
      <w:numFmt w:val="bullet"/>
      <w:lvlText w:val="●"/>
      <w:lvlJc w:val="left"/>
      <w:pPr>
        <w:ind w:left="720" w:hanging="360"/>
      </w:pPr>
    </w:lvl>
    <w:lvl w:ilvl="1" w:tplc="5C2675AE">
      <w:start w:val="1"/>
      <w:numFmt w:val="bullet"/>
      <w:lvlText w:val="○"/>
      <w:lvlJc w:val="left"/>
      <w:pPr>
        <w:ind w:left="1440" w:hanging="360"/>
      </w:pPr>
    </w:lvl>
    <w:lvl w:ilvl="2" w:tplc="3746FFC2">
      <w:start w:val="1"/>
      <w:numFmt w:val="bullet"/>
      <w:lvlText w:val="■"/>
      <w:lvlJc w:val="left"/>
      <w:pPr>
        <w:ind w:left="2160" w:hanging="360"/>
      </w:pPr>
    </w:lvl>
    <w:lvl w:ilvl="3" w:tplc="77E06E86">
      <w:start w:val="1"/>
      <w:numFmt w:val="bullet"/>
      <w:lvlText w:val="●"/>
      <w:lvlJc w:val="left"/>
      <w:pPr>
        <w:ind w:left="2880" w:hanging="360"/>
      </w:pPr>
    </w:lvl>
    <w:lvl w:ilvl="4" w:tplc="8E281F8E">
      <w:start w:val="1"/>
      <w:numFmt w:val="bullet"/>
      <w:lvlText w:val="○"/>
      <w:lvlJc w:val="left"/>
      <w:pPr>
        <w:ind w:left="3600" w:hanging="360"/>
      </w:pPr>
    </w:lvl>
    <w:lvl w:ilvl="5" w:tplc="FF945D7A">
      <w:start w:val="1"/>
      <w:numFmt w:val="bullet"/>
      <w:lvlText w:val="■"/>
      <w:lvlJc w:val="left"/>
      <w:pPr>
        <w:ind w:left="4320" w:hanging="360"/>
      </w:pPr>
    </w:lvl>
    <w:lvl w:ilvl="6" w:tplc="6FDEF968">
      <w:start w:val="1"/>
      <w:numFmt w:val="bullet"/>
      <w:lvlText w:val="●"/>
      <w:lvlJc w:val="left"/>
      <w:pPr>
        <w:ind w:left="5040" w:hanging="360"/>
      </w:pPr>
    </w:lvl>
    <w:lvl w:ilvl="7" w:tplc="D2DE0558">
      <w:start w:val="1"/>
      <w:numFmt w:val="bullet"/>
      <w:lvlText w:val="●"/>
      <w:lvlJc w:val="left"/>
      <w:pPr>
        <w:ind w:left="5760" w:hanging="360"/>
      </w:pPr>
    </w:lvl>
    <w:lvl w:ilvl="8" w:tplc="6DA83DC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D94CC3"/>
    <w:multiLevelType w:val="multilevel"/>
    <w:tmpl w:val="24D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080402">
    <w:abstractNumId w:val="4"/>
    <w:lvlOverride w:ilvl="0">
      <w:startOverride w:val="1"/>
    </w:lvlOverride>
  </w:num>
  <w:num w:numId="2" w16cid:durableId="1935354702">
    <w:abstractNumId w:val="3"/>
    <w:lvlOverride w:ilvl="0">
      <w:startOverride w:val="1"/>
    </w:lvlOverride>
  </w:num>
  <w:num w:numId="3" w16cid:durableId="580287428">
    <w:abstractNumId w:val="0"/>
    <w:lvlOverride w:ilvl="0">
      <w:startOverride w:val="1"/>
    </w:lvlOverride>
  </w:num>
  <w:num w:numId="4" w16cid:durableId="840317937">
    <w:abstractNumId w:val="3"/>
    <w:lvlOverride w:ilvl="0">
      <w:startOverride w:val="1"/>
    </w:lvlOverride>
  </w:num>
  <w:num w:numId="5" w16cid:durableId="2055083027">
    <w:abstractNumId w:val="3"/>
    <w:lvlOverride w:ilvl="0">
      <w:startOverride w:val="1"/>
    </w:lvlOverride>
  </w:num>
  <w:num w:numId="6" w16cid:durableId="928732135">
    <w:abstractNumId w:val="3"/>
    <w:lvlOverride w:ilvl="0">
      <w:startOverride w:val="1"/>
    </w:lvlOverride>
  </w:num>
  <w:num w:numId="7" w16cid:durableId="326985034">
    <w:abstractNumId w:val="2"/>
  </w:num>
  <w:num w:numId="8" w16cid:durableId="1243565694">
    <w:abstractNumId w:val="5"/>
  </w:num>
  <w:num w:numId="9" w16cid:durableId="175886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3AF"/>
    <w:rsid w:val="00022BE3"/>
    <w:rsid w:val="000B77F8"/>
    <w:rsid w:val="000C5501"/>
    <w:rsid w:val="00111555"/>
    <w:rsid w:val="00120D12"/>
    <w:rsid w:val="00123969"/>
    <w:rsid w:val="00152B82"/>
    <w:rsid w:val="00156FC5"/>
    <w:rsid w:val="002323A3"/>
    <w:rsid w:val="00235018"/>
    <w:rsid w:val="002361C7"/>
    <w:rsid w:val="00243571"/>
    <w:rsid w:val="0025398F"/>
    <w:rsid w:val="003339BF"/>
    <w:rsid w:val="00354785"/>
    <w:rsid w:val="0036660E"/>
    <w:rsid w:val="00396AD7"/>
    <w:rsid w:val="00415A04"/>
    <w:rsid w:val="005A2018"/>
    <w:rsid w:val="005D2F9D"/>
    <w:rsid w:val="005F1F61"/>
    <w:rsid w:val="00602E1D"/>
    <w:rsid w:val="0062163E"/>
    <w:rsid w:val="006313AF"/>
    <w:rsid w:val="00662BE7"/>
    <w:rsid w:val="00666ADF"/>
    <w:rsid w:val="006A42E2"/>
    <w:rsid w:val="006A70C1"/>
    <w:rsid w:val="00753CBA"/>
    <w:rsid w:val="00793D1A"/>
    <w:rsid w:val="007A012A"/>
    <w:rsid w:val="007A5650"/>
    <w:rsid w:val="007D7AE2"/>
    <w:rsid w:val="00847112"/>
    <w:rsid w:val="00862020"/>
    <w:rsid w:val="00873666"/>
    <w:rsid w:val="00880B24"/>
    <w:rsid w:val="008F0D74"/>
    <w:rsid w:val="009A450C"/>
    <w:rsid w:val="009A7912"/>
    <w:rsid w:val="00A944DB"/>
    <w:rsid w:val="00AC3F23"/>
    <w:rsid w:val="00AC5B4D"/>
    <w:rsid w:val="00AF79D0"/>
    <w:rsid w:val="00B21368"/>
    <w:rsid w:val="00B241CE"/>
    <w:rsid w:val="00B6466D"/>
    <w:rsid w:val="00B80708"/>
    <w:rsid w:val="00BB2761"/>
    <w:rsid w:val="00BB6877"/>
    <w:rsid w:val="00BD4A61"/>
    <w:rsid w:val="00C15210"/>
    <w:rsid w:val="00CD5E0F"/>
    <w:rsid w:val="00CE4A94"/>
    <w:rsid w:val="00D4276D"/>
    <w:rsid w:val="00DD1DDA"/>
    <w:rsid w:val="00DE79C5"/>
    <w:rsid w:val="00E051F7"/>
    <w:rsid w:val="00E67AF4"/>
    <w:rsid w:val="00E92177"/>
    <w:rsid w:val="00EA57FE"/>
    <w:rsid w:val="00F25138"/>
    <w:rsid w:val="00F27C76"/>
    <w:rsid w:val="00F5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76BE"/>
  <w15:docId w15:val="{AED7E864-CF90-4003-A328-FB3A5E8F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F562E0"/>
    <w:rPr>
      <w:b/>
      <w:bCs/>
    </w:rPr>
  </w:style>
  <w:style w:type="character" w:customStyle="1" w:styleId="inqyif">
    <w:name w:val="inqyif"/>
    <w:basedOn w:val="Fuentedeprrafopredeter"/>
    <w:rsid w:val="00F562E0"/>
  </w:style>
  <w:style w:type="character" w:styleId="nfasis">
    <w:name w:val="Emphasis"/>
    <w:basedOn w:val="Fuentedeprrafopredeter"/>
    <w:uiPriority w:val="20"/>
    <w:qFormat/>
    <w:rsid w:val="008620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6046</Words>
  <Characters>33259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Gutiérrez Hernández</cp:lastModifiedBy>
  <cp:revision>2</cp:revision>
  <dcterms:created xsi:type="dcterms:W3CDTF">2026-10-09T20:39:00Z</dcterms:created>
  <dcterms:modified xsi:type="dcterms:W3CDTF">2026-10-09T20:39:00Z</dcterms:modified>
</cp:coreProperties>
</file>